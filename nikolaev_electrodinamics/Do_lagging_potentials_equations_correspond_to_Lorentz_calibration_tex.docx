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3C26" w:rsidRDefault="00C3351D" w:rsidP="00B23C26">
      <w:pPr>
        <w:jc w:val="center"/>
        <w:rPr>
          <w:b/>
          <w:sz w:val="32"/>
        </w:rPr>
      </w:pPr>
      <w:r>
        <w:rPr>
          <w:b/>
          <w:sz w:val="32"/>
        </w:rPr>
        <w:fldChar w:fldCharType="begin"/>
      </w:r>
      <w:r>
        <w:rPr>
          <w:b/>
          <w:sz w:val="32"/>
        </w:rPr>
        <w:instrText xml:space="preserve"> MACROBUTTON MTEditEquationSection2 </w:instrText>
      </w:r>
      <w:r w:rsidRPr="00C3351D">
        <w:rPr>
          <w:rStyle w:val="MTEquationSection"/>
        </w:rPr>
        <w:instrText>Equation Section (Next)</w:instrText>
      </w:r>
      <w:r>
        <w:rPr>
          <w:b/>
          <w:sz w:val="32"/>
        </w:rPr>
        <w:fldChar w:fldCharType="begin"/>
      </w:r>
      <w:r>
        <w:rPr>
          <w:b/>
          <w:sz w:val="32"/>
        </w:rPr>
        <w:instrText xml:space="preserve"> SEQ MTEqn \r \h \* MERGEFORMAT </w:instrText>
      </w:r>
      <w:r>
        <w:rPr>
          <w:b/>
          <w:sz w:val="32"/>
        </w:rPr>
        <w:fldChar w:fldCharType="end"/>
      </w:r>
      <w:r>
        <w:rPr>
          <w:b/>
          <w:sz w:val="32"/>
        </w:rPr>
        <w:fldChar w:fldCharType="begin"/>
      </w:r>
      <w:r>
        <w:rPr>
          <w:b/>
          <w:sz w:val="32"/>
        </w:rPr>
        <w:instrText xml:space="preserve"> SEQ MTSec \h \* MERGEFORMAT </w:instrText>
      </w:r>
      <w:r>
        <w:rPr>
          <w:b/>
          <w:sz w:val="32"/>
        </w:rPr>
        <w:fldChar w:fldCharType="end"/>
      </w:r>
      <w:r>
        <w:rPr>
          <w:b/>
          <w:sz w:val="32"/>
        </w:rPr>
        <w:fldChar w:fldCharType="end"/>
      </w:r>
      <w:r w:rsidR="00B23C26">
        <w:rPr>
          <w:b/>
          <w:sz w:val="32"/>
        </w:rPr>
        <w:t>Соответствуют ли уравнения для запаздывающих</w:t>
      </w:r>
      <w:r w:rsidR="00B23C26">
        <w:rPr>
          <w:b/>
          <w:sz w:val="32"/>
        </w:rPr>
        <w:br/>
        <w:t>потенциалов калибровке Лоренца?</w:t>
      </w:r>
    </w:p>
    <w:p w:rsidR="006B3644" w:rsidRPr="006B3644" w:rsidRDefault="006B3644" w:rsidP="006B3644">
      <w:pPr>
        <w:jc w:val="right"/>
        <w:rPr>
          <w:sz w:val="28"/>
        </w:rPr>
      </w:pPr>
      <w:proofErr w:type="spellStart"/>
      <w:r w:rsidRPr="006B3644">
        <w:rPr>
          <w:sz w:val="28"/>
        </w:rPr>
        <w:t>А.Ю.Дроздов</w:t>
      </w:r>
      <w:proofErr w:type="spellEnd"/>
    </w:p>
    <w:p w:rsidR="00B23C26" w:rsidRDefault="00B23C26" w:rsidP="00B23C26">
      <w:r>
        <w:t>Поле векторного потенциала создаваемое движущимся равномерно и прямолинейно зарядом, рассчитывается в классической электродинамике в соответствии с</w:t>
      </w:r>
    </w:p>
    <w:p w:rsidR="00B23C26" w:rsidRPr="00B15E43" w:rsidRDefault="00B23C26" w:rsidP="00B23C26">
      <w:pPr>
        <w:pStyle w:val="MTDisplayEquation"/>
      </w:pPr>
      <w:r>
        <w:tab/>
      </w:r>
      <w:r w:rsidR="00C77209">
        <w:t xml:space="preserve">\[\overrightarrow{{{A}_{H}}}=\frac{1}{c}\int{\frac{\overrightarrow{j}\left( </w:t>
      </w:r>
      <w:proofErr w:type="spellStart"/>
      <w:r w:rsidR="00C77209">
        <w:t>x',y',z',t</w:t>
      </w:r>
      <w:proofErr w:type="spellEnd"/>
      <w:r w:rsidR="00C77209">
        <w:t>-\</w:t>
      </w:r>
      <w:proofErr w:type="spellStart"/>
      <w:r w:rsidR="00C77209">
        <w:t>frac</w:t>
      </w:r>
      <w:proofErr w:type="spellEnd"/>
      <w:r w:rsidR="00C77209">
        <w:t>{R}{v} \</w:t>
      </w:r>
      <w:proofErr w:type="spellStart"/>
      <w:r w:rsidR="00C77209">
        <w:t>right</w:t>
      </w:r>
      <w:proofErr w:type="spellEnd"/>
      <w:r w:rsidR="00C77209">
        <w:t xml:space="preserve">)}{R}}\ </w:t>
      </w:r>
      <w:proofErr w:type="spellStart"/>
      <w:r w:rsidR="00C77209">
        <w:t>dV</w:t>
      </w:r>
      <w:proofErr w:type="spellEnd"/>
      <w:r w:rsidR="00C77209">
        <w:t>'\]</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0" w:name="ZEqnNum566841"/>
      <w:r>
        <w:instrText>(</w:instrText>
      </w:r>
      <w:r w:rsidR="00C77209">
        <w:fldChar w:fldCharType="begin"/>
      </w:r>
      <w:r w:rsidR="00C77209">
        <w:instrText xml:space="preserve"> SEQ MTSec \c \* Arabic \* MERGEFORMAT </w:instrText>
      </w:r>
      <w:r w:rsidR="00C77209">
        <w:fldChar w:fldCharType="separate"/>
      </w:r>
      <w:r w:rsidR="005D3B69">
        <w:rPr>
          <w:noProof/>
        </w:rPr>
        <w:instrText>1</w:instrText>
      </w:r>
      <w:r w:rsidR="00C77209">
        <w:rPr>
          <w:noProof/>
        </w:rPr>
        <w:fldChar w:fldCharType="end"/>
      </w:r>
      <w:r>
        <w:instrText>.</w:instrText>
      </w:r>
      <w:r w:rsidR="00C77209">
        <w:fldChar w:fldCharType="begin"/>
      </w:r>
      <w:r w:rsidR="00C77209">
        <w:instrText xml:space="preserve"> </w:instrText>
      </w:r>
      <w:r w:rsidR="00C77209">
        <w:instrText xml:space="preserve">SEQ MTEqn \c \* Arabic \* MERGEFORMAT </w:instrText>
      </w:r>
      <w:r w:rsidR="00C77209">
        <w:fldChar w:fldCharType="separate"/>
      </w:r>
      <w:r w:rsidR="005D3B69">
        <w:rPr>
          <w:noProof/>
        </w:rPr>
        <w:instrText>1</w:instrText>
      </w:r>
      <w:r w:rsidR="00C77209">
        <w:rPr>
          <w:noProof/>
        </w:rPr>
        <w:fldChar w:fldCharType="end"/>
      </w:r>
      <w:r>
        <w:instrText>)</w:instrText>
      </w:r>
      <w:bookmarkEnd w:id="0"/>
      <w:r>
        <w:fldChar w:fldCharType="end"/>
      </w:r>
    </w:p>
    <w:p w:rsidR="00B23C26" w:rsidRDefault="00B23C26" w:rsidP="00B23C26">
      <w:r>
        <w:t xml:space="preserve">Математически это выражение является решением уравнения Даламбера для векторного потенциала. Представляет интерес задаться вопросом, соответствует ли это выражение калибровке Лоренца? Для этого проследим за выкладками </w:t>
      </w:r>
      <w:sdt>
        <w:sdtPr>
          <w:id w:val="1538457585"/>
          <w:citation/>
        </w:sdtPr>
        <w:sdtEndPr/>
        <w:sdtContent>
          <w:r>
            <w:fldChar w:fldCharType="begin"/>
          </w:r>
          <w:r>
            <w:instrText xml:space="preserve"> CITATION Там57 \l 1049 </w:instrText>
          </w:r>
          <w:r>
            <w:fldChar w:fldCharType="separate"/>
          </w:r>
          <w:r w:rsidR="005D3B69">
            <w:rPr>
              <w:noProof/>
            </w:rPr>
            <w:t>(Тамм, 1957)</w:t>
          </w:r>
          <w:r>
            <w:fldChar w:fldCharType="end"/>
          </w:r>
        </w:sdtContent>
      </w:sdt>
      <w:r>
        <w:t xml:space="preserve"> §96, в котором он ищет выражение для дивергенции от </w:t>
      </w:r>
      <w:r>
        <w:fldChar w:fldCharType="begin"/>
      </w:r>
      <w:r>
        <w:instrText xml:space="preserve"> GOTOBUTTON ZEqnNum566841  \* MERGEFORMAT </w:instrText>
      </w:r>
      <w:fldSimple w:instr=" REF ZEqnNum566841 \* Charformat \! \* MERGEFORMAT ">
        <w:r w:rsidR="005D3B69">
          <w:instrText>(1.1)</w:instrText>
        </w:r>
      </w:fldSimple>
      <w:r>
        <w:fldChar w:fldCharType="end"/>
      </w:r>
    </w:p>
    <w:p w:rsidR="00B23C26" w:rsidRDefault="00B23C26" w:rsidP="00B23C26">
      <w:pPr>
        <w:pStyle w:val="MTDisplayEquation"/>
      </w:pPr>
      <w:r>
        <w:tab/>
      </w:r>
      <w:r w:rsidR="00C77209">
        <w:t>\[</w:t>
      </w:r>
      <w:proofErr w:type="spellStart"/>
      <w:r w:rsidR="00C77209">
        <w:t>di</w:t>
      </w:r>
      <w:proofErr w:type="spellEnd"/>
      <w:r w:rsidR="00C77209">
        <w:t>{{v}_{a}}\ \</w:t>
      </w:r>
      <w:proofErr w:type="spellStart"/>
      <w:r w:rsidR="00C77209">
        <w:t>overrightarrow</w:t>
      </w:r>
      <w:proofErr w:type="spellEnd"/>
      <w:r w:rsidR="00C77209">
        <w:t>{{{A}_{H}}}=\</w:t>
      </w:r>
      <w:proofErr w:type="spellStart"/>
      <w:r w:rsidR="00C77209">
        <w:t>frac</w:t>
      </w:r>
      <w:proofErr w:type="spellEnd"/>
      <w:r w:rsidR="00C77209">
        <w:t>{1}{c}</w:t>
      </w:r>
      <w:proofErr w:type="spellStart"/>
      <w:r w:rsidR="00C77209">
        <w:t>di</w:t>
      </w:r>
      <w:proofErr w:type="spellEnd"/>
      <w:r w:rsidR="00C77209">
        <w:t>{{v}_{a}}\ \</w:t>
      </w:r>
      <w:proofErr w:type="spellStart"/>
      <w:r w:rsidR="00C77209">
        <w:t>int</w:t>
      </w:r>
      <w:proofErr w:type="spellEnd"/>
      <w:r w:rsidR="00C77209">
        <w:t>{\</w:t>
      </w:r>
      <w:proofErr w:type="spellStart"/>
      <w:r w:rsidR="00C77209">
        <w:t>frac</w:t>
      </w:r>
      <w:proofErr w:type="spellEnd"/>
      <w:r w:rsidR="00C77209">
        <w:t>{\</w:t>
      </w:r>
      <w:proofErr w:type="spellStart"/>
      <w:r w:rsidR="00C77209">
        <w:t>overrightarrow</w:t>
      </w:r>
      <w:proofErr w:type="spellEnd"/>
      <w:r w:rsidR="00C77209">
        <w:t>{j}\</w:t>
      </w:r>
      <w:proofErr w:type="spellStart"/>
      <w:r w:rsidR="00C77209">
        <w:t>left</w:t>
      </w:r>
      <w:proofErr w:type="spellEnd"/>
      <w:r w:rsidR="00C77209">
        <w:t xml:space="preserve">( </w:t>
      </w:r>
      <w:proofErr w:type="spellStart"/>
      <w:r w:rsidR="00C77209">
        <w:t>x',y',z',t</w:t>
      </w:r>
      <w:proofErr w:type="spellEnd"/>
      <w:r w:rsidR="00C77209">
        <w:t>-\</w:t>
      </w:r>
      <w:proofErr w:type="spellStart"/>
      <w:r w:rsidR="00C77209">
        <w:t>frac</w:t>
      </w:r>
      <w:proofErr w:type="spellEnd"/>
      <w:r w:rsidR="00C77209">
        <w:t>{R}{v} \</w:t>
      </w:r>
      <w:proofErr w:type="spellStart"/>
      <w:r w:rsidR="00C77209">
        <w:t>right</w:t>
      </w:r>
      <w:proofErr w:type="spellEnd"/>
      <w:r w:rsidR="00C77209">
        <w:t xml:space="preserve">)}{R}}\ </w:t>
      </w:r>
      <w:proofErr w:type="spellStart"/>
      <w:r w:rsidR="00C77209">
        <w:t>dV</w:t>
      </w:r>
      <w:proofErr w:type="spellEnd"/>
      <w:r w:rsidR="00C77209">
        <w:t>'=\</w:t>
      </w:r>
      <w:proofErr w:type="spellStart"/>
      <w:r w:rsidR="00C77209">
        <w:t>frac</w:t>
      </w:r>
      <w:proofErr w:type="spellEnd"/>
      <w:r w:rsidR="00C77209">
        <w:t>{1}{c}\ \</w:t>
      </w:r>
      <w:proofErr w:type="spellStart"/>
      <w:r w:rsidR="00C77209">
        <w:t>int</w:t>
      </w:r>
      <w:proofErr w:type="spellEnd"/>
      <w:r w:rsidR="00C77209">
        <w:t>{</w:t>
      </w:r>
      <w:proofErr w:type="spellStart"/>
      <w:r w:rsidR="00C77209">
        <w:t>di</w:t>
      </w:r>
      <w:proofErr w:type="spellEnd"/>
      <w:r w:rsidR="00C77209">
        <w:t>{{v}_{a}}\</w:t>
      </w:r>
      <w:proofErr w:type="spellStart"/>
      <w:r w:rsidR="00C77209">
        <w:t>frac</w:t>
      </w:r>
      <w:proofErr w:type="spellEnd"/>
      <w:r w:rsidR="00C77209">
        <w:t>{\</w:t>
      </w:r>
      <w:proofErr w:type="spellStart"/>
      <w:r w:rsidR="00C77209">
        <w:t>overrightarrow</w:t>
      </w:r>
      <w:proofErr w:type="spellEnd"/>
      <w:r w:rsidR="00C77209">
        <w:t>{j}\</w:t>
      </w:r>
      <w:proofErr w:type="spellStart"/>
      <w:r w:rsidR="00C77209">
        <w:t>left</w:t>
      </w:r>
      <w:proofErr w:type="spellEnd"/>
      <w:r w:rsidR="00C77209">
        <w:t xml:space="preserve">( </w:t>
      </w:r>
      <w:proofErr w:type="spellStart"/>
      <w:r w:rsidR="00C77209">
        <w:t>x',y',z',t</w:t>
      </w:r>
      <w:proofErr w:type="spellEnd"/>
      <w:r w:rsidR="00C77209">
        <w:t>-\</w:t>
      </w:r>
      <w:proofErr w:type="spellStart"/>
      <w:r w:rsidR="00C77209">
        <w:t>frac</w:t>
      </w:r>
      <w:proofErr w:type="spellEnd"/>
      <w:r w:rsidR="00C77209">
        <w:t>{R}{v} \</w:t>
      </w:r>
      <w:proofErr w:type="spellStart"/>
      <w:r w:rsidR="00C77209">
        <w:t>right</w:t>
      </w:r>
      <w:proofErr w:type="spellEnd"/>
      <w:r w:rsidR="00C77209">
        <w:t xml:space="preserve">)}{R}}\ </w:t>
      </w:r>
      <w:proofErr w:type="spellStart"/>
      <w:r w:rsidR="00C77209">
        <w:t>dV</w:t>
      </w:r>
      <w:proofErr w:type="spellEnd"/>
      <w:r w:rsidR="00C77209">
        <w:t>'\]</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 w:name="ZEqnNum395913"/>
      <w:r>
        <w:instrText>(</w:instrText>
      </w:r>
      <w:r w:rsidR="00C77209">
        <w:fldChar w:fldCharType="begin"/>
      </w:r>
      <w:r w:rsidR="00C77209">
        <w:instrText xml:space="preserve"> SEQ MTSec \c \* Arabic \* MERGEFORMAT </w:instrText>
      </w:r>
      <w:r w:rsidR="00C77209">
        <w:fldChar w:fldCharType="separate"/>
      </w:r>
      <w:r w:rsidR="005D3B69">
        <w:rPr>
          <w:noProof/>
        </w:rPr>
        <w:instrText>1</w:instrText>
      </w:r>
      <w:r w:rsidR="00C77209">
        <w:rPr>
          <w:noProof/>
        </w:rPr>
        <w:fldChar w:fldCharType="end"/>
      </w:r>
      <w:r>
        <w:instrText>.</w:instrText>
      </w:r>
      <w:r w:rsidR="00C77209">
        <w:fldChar w:fldCharType="begin"/>
      </w:r>
      <w:r w:rsidR="00C77209">
        <w:instrText xml:space="preserve"> SEQ MTEqn \c \* Arabic \* MERGEFORMAT </w:instrText>
      </w:r>
      <w:r w:rsidR="00C77209">
        <w:fldChar w:fldCharType="separate"/>
      </w:r>
      <w:r w:rsidR="005D3B69">
        <w:rPr>
          <w:noProof/>
        </w:rPr>
        <w:instrText>2</w:instrText>
      </w:r>
      <w:r w:rsidR="00C77209">
        <w:rPr>
          <w:noProof/>
        </w:rPr>
        <w:fldChar w:fldCharType="end"/>
      </w:r>
      <w:r>
        <w:instrText>)</w:instrText>
      </w:r>
      <w:bookmarkEnd w:id="1"/>
      <w:r>
        <w:fldChar w:fldCharType="end"/>
      </w:r>
    </w:p>
    <w:p w:rsidR="00B23C26" w:rsidRDefault="00B23C26" w:rsidP="00B23C26">
      <w:r w:rsidRPr="00C77209">
        <w:t xml:space="preserve">Применяя </w:t>
      </w:r>
      <w:r w:rsidRPr="008E0A6B">
        <w:t>уравнение векторного анали</w:t>
      </w:r>
      <w:r>
        <w:t>з</w:t>
      </w:r>
      <w:r w:rsidRPr="008E0A6B">
        <w:t>а</w:t>
      </w:r>
      <w:r>
        <w:t xml:space="preserve"> </w:t>
      </w:r>
      <w:proofErr w:type="gramStart"/>
      <w:r w:rsidR="00C77209">
        <w:t>\[</w:t>
      </w:r>
      <w:proofErr w:type="spellStart"/>
      <w:proofErr w:type="gramEnd"/>
      <w:r w:rsidR="00C77209">
        <w:t>div</w:t>
      </w:r>
      <w:proofErr w:type="spellEnd"/>
      <w:r w:rsidR="00C77209">
        <w:t>\</w:t>
      </w:r>
      <w:proofErr w:type="spellStart"/>
      <w:r w:rsidR="00C77209">
        <w:t>left</w:t>
      </w:r>
      <w:proofErr w:type="spellEnd"/>
      <w:r w:rsidR="00C77209">
        <w:t>( \</w:t>
      </w:r>
      <w:proofErr w:type="spellStart"/>
      <w:r w:rsidR="00C77209">
        <w:t>varphi</w:t>
      </w:r>
      <w:proofErr w:type="spellEnd"/>
      <w:r w:rsidR="00C77209">
        <w:t xml:space="preserve"> \</w:t>
      </w:r>
      <w:proofErr w:type="spellStart"/>
      <w:r w:rsidR="00C77209">
        <w:t>overrightarrow</w:t>
      </w:r>
      <w:proofErr w:type="spellEnd"/>
      <w:r w:rsidR="00C77209">
        <w:t>{a} \</w:t>
      </w:r>
      <w:proofErr w:type="spellStart"/>
      <w:r w:rsidR="00C77209">
        <w:t>right</w:t>
      </w:r>
      <w:proofErr w:type="spellEnd"/>
      <w:r w:rsidR="00C77209">
        <w:t>)=\</w:t>
      </w:r>
      <w:proofErr w:type="spellStart"/>
      <w:r w:rsidR="00C77209">
        <w:t>varphi</w:t>
      </w:r>
      <w:proofErr w:type="spellEnd"/>
      <w:r w:rsidR="00C77209">
        <w:t xml:space="preserve"> \ </w:t>
      </w:r>
      <w:proofErr w:type="spellStart"/>
      <w:r w:rsidR="00C77209">
        <w:t>div</w:t>
      </w:r>
      <w:proofErr w:type="spellEnd"/>
      <w:r w:rsidR="00C77209">
        <w:t>\</w:t>
      </w:r>
      <w:proofErr w:type="spellStart"/>
      <w:r w:rsidR="00C77209">
        <w:t>left</w:t>
      </w:r>
      <w:proofErr w:type="spellEnd"/>
      <w:r w:rsidR="00C77209">
        <w:t>( \</w:t>
      </w:r>
      <w:proofErr w:type="spellStart"/>
      <w:r w:rsidR="00C77209">
        <w:t>overrightarrow</w:t>
      </w:r>
      <w:proofErr w:type="spellEnd"/>
      <w:r w:rsidR="00C77209">
        <w:t>{a} \</w:t>
      </w:r>
      <w:proofErr w:type="spellStart"/>
      <w:r w:rsidR="00C77209">
        <w:t>right</w:t>
      </w:r>
      <w:proofErr w:type="spellEnd"/>
      <w:r w:rsidR="00C77209">
        <w:t xml:space="preserve">)+a\ </w:t>
      </w:r>
      <w:proofErr w:type="spellStart"/>
      <w:r w:rsidR="00C77209">
        <w:t>grad</w:t>
      </w:r>
      <w:proofErr w:type="spellEnd"/>
      <w:r w:rsidR="00C77209">
        <w:t>\</w:t>
      </w:r>
      <w:proofErr w:type="spellStart"/>
      <w:r w:rsidR="00C77209">
        <w:t>left</w:t>
      </w:r>
      <w:proofErr w:type="spellEnd"/>
      <w:r w:rsidR="00C77209">
        <w:t>( \</w:t>
      </w:r>
      <w:proofErr w:type="spellStart"/>
      <w:r w:rsidR="00C77209">
        <w:t>varphi</w:t>
      </w:r>
      <w:proofErr w:type="spellEnd"/>
      <w:r w:rsidR="00C77209">
        <w:t xml:space="preserve">  \</w:t>
      </w:r>
      <w:proofErr w:type="spellStart"/>
      <w:r w:rsidR="00C77209">
        <w:t>right</w:t>
      </w:r>
      <w:proofErr w:type="spellEnd"/>
      <w:r w:rsidR="00C77209">
        <w:t>)\]</w:t>
      </w:r>
    </w:p>
    <w:p w:rsidR="00B23C26" w:rsidRDefault="00C77209" w:rsidP="00B23C26">
      <w:r>
        <w:t>\[</w:t>
      </w:r>
      <w:proofErr w:type="spellStart"/>
      <w:r>
        <w:t>di</w:t>
      </w:r>
      <w:proofErr w:type="spellEnd"/>
      <w:r>
        <w:t>{{v}_{a</w:t>
      </w:r>
      <w:proofErr w:type="gramStart"/>
      <w:r>
        <w:t>}}\</w:t>
      </w:r>
      <w:proofErr w:type="spellStart"/>
      <w:proofErr w:type="gramEnd"/>
      <w:r>
        <w:t>frac</w:t>
      </w:r>
      <w:proofErr w:type="spellEnd"/>
      <w:r>
        <w:t>{\</w:t>
      </w:r>
      <w:proofErr w:type="spellStart"/>
      <w:r>
        <w:t>overrightarrow</w:t>
      </w:r>
      <w:proofErr w:type="spellEnd"/>
      <w:r>
        <w:t>{j}\</w:t>
      </w:r>
      <w:proofErr w:type="spellStart"/>
      <w:r>
        <w:t>left</w:t>
      </w:r>
      <w:proofErr w:type="spellEnd"/>
      <w:r>
        <w:t xml:space="preserve">( </w:t>
      </w:r>
      <w:proofErr w:type="spellStart"/>
      <w:r>
        <w:t>x',y',z',t</w:t>
      </w:r>
      <w:proofErr w:type="spellEnd"/>
      <w:r>
        <w:t>-\</w:t>
      </w:r>
      <w:proofErr w:type="spellStart"/>
      <w:r>
        <w:t>frac</w:t>
      </w:r>
      <w:proofErr w:type="spellEnd"/>
      <w:r>
        <w:t>{R}{v} \</w:t>
      </w:r>
      <w:proofErr w:type="spellStart"/>
      <w:r>
        <w:t>right</w:t>
      </w:r>
      <w:proofErr w:type="spellEnd"/>
      <w:r>
        <w:t>)}{R}=\</w:t>
      </w:r>
      <w:proofErr w:type="spellStart"/>
      <w:r>
        <w:t>frac</w:t>
      </w:r>
      <w:proofErr w:type="spellEnd"/>
      <w:r>
        <w:t>{1}{R}\</w:t>
      </w:r>
      <w:proofErr w:type="spellStart"/>
      <w:r>
        <w:t>cdot</w:t>
      </w:r>
      <w:proofErr w:type="spellEnd"/>
      <w:r>
        <w:t xml:space="preserve"> </w:t>
      </w:r>
      <w:proofErr w:type="spellStart"/>
      <w:r>
        <w:t>di</w:t>
      </w:r>
      <w:proofErr w:type="spellEnd"/>
      <w:r>
        <w:t>{{v}_{a}}\ \</w:t>
      </w:r>
      <w:proofErr w:type="spellStart"/>
      <w:r>
        <w:t>overrightarrow</w:t>
      </w:r>
      <w:proofErr w:type="spellEnd"/>
      <w:r>
        <w:t>{j}\</w:t>
      </w:r>
      <w:proofErr w:type="spellStart"/>
      <w:r>
        <w:t>left</w:t>
      </w:r>
      <w:proofErr w:type="spellEnd"/>
      <w:r>
        <w:t xml:space="preserve">( </w:t>
      </w:r>
      <w:proofErr w:type="spellStart"/>
      <w:r>
        <w:t>x',y',z',t</w:t>
      </w:r>
      <w:proofErr w:type="spellEnd"/>
      <w:r>
        <w:t>-\</w:t>
      </w:r>
      <w:proofErr w:type="spellStart"/>
      <w:r>
        <w:t>frac</w:t>
      </w:r>
      <w:proofErr w:type="spellEnd"/>
      <w:r>
        <w:t>{R}{v} \</w:t>
      </w:r>
      <w:proofErr w:type="spellStart"/>
      <w:r>
        <w:t>right</w:t>
      </w:r>
      <w:proofErr w:type="spellEnd"/>
      <w:r>
        <w:t>)+\</w:t>
      </w:r>
      <w:proofErr w:type="spellStart"/>
      <w:r>
        <w:t>overrightarrow</w:t>
      </w:r>
      <w:proofErr w:type="spellEnd"/>
      <w:r>
        <w:t>{j}\</w:t>
      </w:r>
      <w:proofErr w:type="spellStart"/>
      <w:r>
        <w:t>left</w:t>
      </w:r>
      <w:proofErr w:type="spellEnd"/>
      <w:r>
        <w:t xml:space="preserve">( </w:t>
      </w:r>
      <w:proofErr w:type="spellStart"/>
      <w:r>
        <w:t>x',y',z',t</w:t>
      </w:r>
      <w:proofErr w:type="spellEnd"/>
      <w:r>
        <w:t>-\</w:t>
      </w:r>
      <w:proofErr w:type="spellStart"/>
      <w:r>
        <w:t>frac</w:t>
      </w:r>
      <w:proofErr w:type="spellEnd"/>
      <w:r>
        <w:t>{R}{v} \</w:t>
      </w:r>
      <w:proofErr w:type="spellStart"/>
      <w:r>
        <w:t>right</w:t>
      </w:r>
      <w:proofErr w:type="spellEnd"/>
      <w:r>
        <w:t>)\</w:t>
      </w:r>
      <w:proofErr w:type="spellStart"/>
      <w:r>
        <w:t>cdot</w:t>
      </w:r>
      <w:proofErr w:type="spellEnd"/>
      <w:r>
        <w:t xml:space="preserve"> \</w:t>
      </w:r>
      <w:proofErr w:type="spellStart"/>
      <w:r>
        <w:t>nabla</w:t>
      </w:r>
      <w:proofErr w:type="spellEnd"/>
      <w:r>
        <w:t xml:space="preserve"> \</w:t>
      </w:r>
      <w:proofErr w:type="spellStart"/>
      <w:r>
        <w:t>frac</w:t>
      </w:r>
      <w:proofErr w:type="spellEnd"/>
      <w:r>
        <w:t>{1}{R}\]</w:t>
      </w:r>
    </w:p>
    <w:p w:rsidR="00B23C26" w:rsidRDefault="00B23C26" w:rsidP="00B23C26">
      <w:r>
        <w:t xml:space="preserve">Так как аргумент вектора </w:t>
      </w:r>
      <w:r w:rsidR="00C77209">
        <w:t>$\</w:t>
      </w:r>
      <w:proofErr w:type="spellStart"/>
      <w:r w:rsidR="00C77209">
        <w:t>overrightarrow</w:t>
      </w:r>
      <w:proofErr w:type="spellEnd"/>
      <w:r w:rsidR="00C77209">
        <w:t>{j}$</w:t>
      </w:r>
      <w:r>
        <w:t xml:space="preserve"> </w:t>
      </w:r>
      <w:r w:rsidRPr="00DB0AC1">
        <w:t xml:space="preserve">зависит от </w:t>
      </w:r>
      <w:r w:rsidR="00C77209">
        <w:t>$</w:t>
      </w:r>
      <w:proofErr w:type="spellStart"/>
      <w:proofErr w:type="gramStart"/>
      <w:r w:rsidR="00C77209">
        <w:t>x,y</w:t>
      </w:r>
      <w:proofErr w:type="gramEnd"/>
      <w:r w:rsidR="00C77209">
        <w:t>,z</w:t>
      </w:r>
      <w:proofErr w:type="spellEnd"/>
      <w:r w:rsidR="00C77209">
        <w:t>$</w:t>
      </w:r>
      <w:r>
        <w:t xml:space="preserve"> только через посредством эффективного времени </w:t>
      </w:r>
      <w:r w:rsidR="00C77209">
        <w:t>$t'=t-\</w:t>
      </w:r>
      <w:proofErr w:type="spellStart"/>
      <w:r w:rsidR="00C77209">
        <w:t>frac</w:t>
      </w:r>
      <w:proofErr w:type="spellEnd"/>
      <w:r w:rsidR="00C77209">
        <w:t>{R}{v}$</w:t>
      </w:r>
      <w:r w:rsidRPr="00DB0AC1">
        <w:t xml:space="preserve">, то </w:t>
      </w:r>
    </w:p>
    <w:p w:rsidR="00B23C26" w:rsidRDefault="00C77209" w:rsidP="00B23C26">
      <w:r>
        <w:t>\[</w:t>
      </w:r>
      <w:proofErr w:type="spellStart"/>
      <w:r>
        <w:t>di</w:t>
      </w:r>
      <w:proofErr w:type="spellEnd"/>
      <w:r>
        <w:t>{{v}_{a}}\ \</w:t>
      </w:r>
      <w:proofErr w:type="spellStart"/>
      <w:r>
        <w:t>overrightarrow</w:t>
      </w:r>
      <w:proofErr w:type="spellEnd"/>
      <w:r>
        <w:t>{j}\</w:t>
      </w:r>
      <w:proofErr w:type="spellStart"/>
      <w:r>
        <w:t>left</w:t>
      </w:r>
      <w:proofErr w:type="spellEnd"/>
      <w:r>
        <w:t xml:space="preserve">( </w:t>
      </w:r>
      <w:proofErr w:type="spellStart"/>
      <w:r>
        <w:t>x',y',z',t</w:t>
      </w:r>
      <w:proofErr w:type="spellEnd"/>
      <w:r>
        <w:t>-\</w:t>
      </w:r>
      <w:proofErr w:type="spellStart"/>
      <w:r>
        <w:t>frac</w:t>
      </w:r>
      <w:proofErr w:type="spellEnd"/>
      <w:r>
        <w:t>{R}{v} \</w:t>
      </w:r>
      <w:proofErr w:type="spellStart"/>
      <w:r>
        <w:t>right</w:t>
      </w:r>
      <w:proofErr w:type="spellEnd"/>
      <w:r>
        <w:t>)=\</w:t>
      </w:r>
      <w:proofErr w:type="spellStart"/>
      <w:r>
        <w:t>frac</w:t>
      </w:r>
      <w:proofErr w:type="spellEnd"/>
      <w:r>
        <w:t>{\</w:t>
      </w:r>
      <w:proofErr w:type="spellStart"/>
      <w:r>
        <w:t>partial</w:t>
      </w:r>
      <w:proofErr w:type="spellEnd"/>
      <w:r>
        <w:t xml:space="preserve"> {{j}_{x}}}{\</w:t>
      </w:r>
      <w:proofErr w:type="spellStart"/>
      <w:r>
        <w:t>partial</w:t>
      </w:r>
      <w:proofErr w:type="spellEnd"/>
      <w:r>
        <w:t xml:space="preserve"> t'}\</w:t>
      </w:r>
      <w:proofErr w:type="spellStart"/>
      <w:r>
        <w:t>frac</w:t>
      </w:r>
      <w:proofErr w:type="spellEnd"/>
      <w:r>
        <w:t>{\</w:t>
      </w:r>
      <w:proofErr w:type="spellStart"/>
      <w:r>
        <w:t>partial</w:t>
      </w:r>
      <w:proofErr w:type="spellEnd"/>
      <w:r>
        <w:t xml:space="preserve"> t'}{\</w:t>
      </w:r>
      <w:proofErr w:type="spellStart"/>
      <w:r>
        <w:t>partial</w:t>
      </w:r>
      <w:proofErr w:type="spellEnd"/>
      <w:r>
        <w:t xml:space="preserve"> x}+\</w:t>
      </w:r>
      <w:proofErr w:type="spellStart"/>
      <w:r>
        <w:t>frac</w:t>
      </w:r>
      <w:proofErr w:type="spellEnd"/>
      <w:r>
        <w:t>{\</w:t>
      </w:r>
      <w:proofErr w:type="spellStart"/>
      <w:r>
        <w:t>partial</w:t>
      </w:r>
      <w:proofErr w:type="spellEnd"/>
      <w:r>
        <w:t xml:space="preserve"> {{j}_{y}}}{\</w:t>
      </w:r>
      <w:proofErr w:type="spellStart"/>
      <w:r>
        <w:t>partial</w:t>
      </w:r>
      <w:proofErr w:type="spellEnd"/>
      <w:r>
        <w:t xml:space="preserve"> t'}\</w:t>
      </w:r>
      <w:proofErr w:type="spellStart"/>
      <w:r>
        <w:t>frac</w:t>
      </w:r>
      <w:proofErr w:type="spellEnd"/>
      <w:r>
        <w:t>{\</w:t>
      </w:r>
      <w:proofErr w:type="spellStart"/>
      <w:r>
        <w:t>partial</w:t>
      </w:r>
      <w:proofErr w:type="spellEnd"/>
      <w:r>
        <w:t xml:space="preserve"> t'}{\</w:t>
      </w:r>
      <w:proofErr w:type="spellStart"/>
      <w:r>
        <w:t>partial</w:t>
      </w:r>
      <w:proofErr w:type="spellEnd"/>
      <w:r>
        <w:t xml:space="preserve"> y}+\</w:t>
      </w:r>
      <w:proofErr w:type="spellStart"/>
      <w:r>
        <w:t>frac</w:t>
      </w:r>
      <w:proofErr w:type="spellEnd"/>
      <w:r>
        <w:t>{\</w:t>
      </w:r>
      <w:proofErr w:type="spellStart"/>
      <w:r>
        <w:t>partial</w:t>
      </w:r>
      <w:proofErr w:type="spellEnd"/>
      <w:r>
        <w:t xml:space="preserve"> {{j}_{z}}}{\</w:t>
      </w:r>
      <w:proofErr w:type="spellStart"/>
      <w:r>
        <w:t>partial</w:t>
      </w:r>
      <w:proofErr w:type="spellEnd"/>
      <w:r>
        <w:t xml:space="preserve"> t'}\</w:t>
      </w:r>
      <w:proofErr w:type="spellStart"/>
      <w:r>
        <w:t>frac</w:t>
      </w:r>
      <w:proofErr w:type="spellEnd"/>
      <w:r>
        <w:t>{\</w:t>
      </w:r>
      <w:proofErr w:type="spellStart"/>
      <w:r>
        <w:t>partial</w:t>
      </w:r>
      <w:proofErr w:type="spellEnd"/>
      <w:r>
        <w:t xml:space="preserve"> t'}{\</w:t>
      </w:r>
      <w:proofErr w:type="spellStart"/>
      <w:r>
        <w:t>partial</w:t>
      </w:r>
      <w:proofErr w:type="spellEnd"/>
      <w:r>
        <w:t xml:space="preserve"> z}=\</w:t>
      </w:r>
      <w:proofErr w:type="spellStart"/>
      <w:r>
        <w:t>frac</w:t>
      </w:r>
      <w:proofErr w:type="spellEnd"/>
      <w:r>
        <w:t>{\</w:t>
      </w:r>
      <w:proofErr w:type="spellStart"/>
      <w:r>
        <w:t>partial</w:t>
      </w:r>
      <w:proofErr w:type="spellEnd"/>
      <w:r>
        <w:t xml:space="preserve"> \</w:t>
      </w:r>
      <w:proofErr w:type="spellStart"/>
      <w:r>
        <w:t>overrightarrow</w:t>
      </w:r>
      <w:proofErr w:type="spellEnd"/>
      <w:r>
        <w:t>{j}}{\</w:t>
      </w:r>
      <w:proofErr w:type="spellStart"/>
      <w:r>
        <w:t>partial</w:t>
      </w:r>
      <w:proofErr w:type="spellEnd"/>
      <w:r>
        <w:t xml:space="preserve"> t'}\</w:t>
      </w:r>
      <w:proofErr w:type="spellStart"/>
      <w:r>
        <w:t>cdot</w:t>
      </w:r>
      <w:proofErr w:type="spellEnd"/>
      <w:r>
        <w:t xml:space="preserve"> \</w:t>
      </w:r>
      <w:proofErr w:type="spellStart"/>
      <w:r>
        <w:t>nabla</w:t>
      </w:r>
      <w:proofErr w:type="spellEnd"/>
      <w:r>
        <w:t xml:space="preserve"> t'=\</w:t>
      </w:r>
      <w:proofErr w:type="spellStart"/>
      <w:r>
        <w:t>frac</w:t>
      </w:r>
      <w:proofErr w:type="spellEnd"/>
      <w:r>
        <w:t>{\</w:t>
      </w:r>
      <w:proofErr w:type="spellStart"/>
      <w:r>
        <w:t>partial</w:t>
      </w:r>
      <w:proofErr w:type="spellEnd"/>
      <w:r>
        <w:t xml:space="preserve"> \</w:t>
      </w:r>
      <w:proofErr w:type="spellStart"/>
      <w:r>
        <w:t>overrightarrow</w:t>
      </w:r>
      <w:proofErr w:type="spellEnd"/>
      <w:r>
        <w:t>{j}}{\</w:t>
      </w:r>
      <w:proofErr w:type="spellStart"/>
      <w:r>
        <w:t>partial</w:t>
      </w:r>
      <w:proofErr w:type="spellEnd"/>
      <w:r>
        <w:t xml:space="preserve"> t'}\</w:t>
      </w:r>
      <w:proofErr w:type="spellStart"/>
      <w:r>
        <w:t>cdot</w:t>
      </w:r>
      <w:proofErr w:type="spellEnd"/>
      <w:r>
        <w:t xml:space="preserve"> \</w:t>
      </w:r>
      <w:proofErr w:type="spellStart"/>
      <w:r>
        <w:t>nabla</w:t>
      </w:r>
      <w:proofErr w:type="spellEnd"/>
      <w:r>
        <w:t xml:space="preserve"> \</w:t>
      </w:r>
      <w:proofErr w:type="spellStart"/>
      <w:r>
        <w:t>left</w:t>
      </w:r>
      <w:proofErr w:type="spellEnd"/>
      <w:r>
        <w:t>( t-\</w:t>
      </w:r>
      <w:proofErr w:type="spellStart"/>
      <w:r>
        <w:t>frac</w:t>
      </w:r>
      <w:proofErr w:type="spellEnd"/>
      <w:r>
        <w:t>{R}{v} \</w:t>
      </w:r>
      <w:proofErr w:type="spellStart"/>
      <w:r>
        <w:t>right</w:t>
      </w:r>
      <w:proofErr w:type="spellEnd"/>
      <w:r>
        <w:t>)=-\</w:t>
      </w:r>
      <w:proofErr w:type="spellStart"/>
      <w:r>
        <w:t>frac</w:t>
      </w:r>
      <w:proofErr w:type="spellEnd"/>
      <w:r>
        <w:t>{1}{v}\</w:t>
      </w:r>
      <w:proofErr w:type="spellStart"/>
      <w:r>
        <w:t>frac</w:t>
      </w:r>
      <w:proofErr w:type="spellEnd"/>
      <w:r>
        <w:t>{\</w:t>
      </w:r>
      <w:proofErr w:type="spellStart"/>
      <w:r>
        <w:t>partial</w:t>
      </w:r>
      <w:proofErr w:type="spellEnd"/>
      <w:r>
        <w:t xml:space="preserve"> \</w:t>
      </w:r>
      <w:proofErr w:type="spellStart"/>
      <w:r>
        <w:t>overrightarrow</w:t>
      </w:r>
      <w:proofErr w:type="spellEnd"/>
      <w:r>
        <w:t>{j}}{\</w:t>
      </w:r>
      <w:proofErr w:type="spellStart"/>
      <w:r>
        <w:t>partial</w:t>
      </w:r>
      <w:proofErr w:type="spellEnd"/>
      <w:r>
        <w:t xml:space="preserve"> t'}\</w:t>
      </w:r>
      <w:proofErr w:type="spellStart"/>
      <w:r>
        <w:t>cdot</w:t>
      </w:r>
      <w:proofErr w:type="spellEnd"/>
      <w:r>
        <w:t xml:space="preserve"> \</w:t>
      </w:r>
      <w:proofErr w:type="spellStart"/>
      <w:r>
        <w:t>nabla</w:t>
      </w:r>
      <w:proofErr w:type="spellEnd"/>
      <w:r>
        <w:t xml:space="preserve"> R\]</w:t>
      </w:r>
    </w:p>
    <w:p w:rsidR="00B23C26" w:rsidRPr="00C77209" w:rsidRDefault="00B23C26" w:rsidP="00B23C26">
      <w:r w:rsidRPr="00C77209">
        <w:t>Окончательно</w:t>
      </w:r>
    </w:p>
    <w:p w:rsidR="00B23C26" w:rsidRDefault="00C77209" w:rsidP="00B23C26">
      <w:r>
        <w:t>\[di{{v}_{a</w:t>
      </w:r>
      <w:proofErr w:type="gramStart"/>
      <w:r>
        <w:t>}}\</w:t>
      </w:r>
      <w:proofErr w:type="gramEnd"/>
      <w:r>
        <w:t>frac{\overrightarrow{j}}{R}=\overrightarrow{j}\cdot \</w:t>
      </w:r>
      <w:proofErr w:type="spellStart"/>
      <w:r>
        <w:t>nabla</w:t>
      </w:r>
      <w:proofErr w:type="spellEnd"/>
      <w:r>
        <w:t xml:space="preserve"> \</w:t>
      </w:r>
      <w:proofErr w:type="spellStart"/>
      <w:r>
        <w:t>frac</w:t>
      </w:r>
      <w:proofErr w:type="spellEnd"/>
      <w:r>
        <w:t>{1}{R}-\</w:t>
      </w:r>
      <w:proofErr w:type="spellStart"/>
      <w:r>
        <w:t>frac</w:t>
      </w:r>
      <w:proofErr w:type="spellEnd"/>
      <w:r>
        <w:t>{1}{</w:t>
      </w:r>
      <w:proofErr w:type="spellStart"/>
      <w:r>
        <w:t>vR</w:t>
      </w:r>
      <w:proofErr w:type="spellEnd"/>
      <w:r>
        <w:t>}\</w:t>
      </w:r>
      <w:proofErr w:type="spellStart"/>
      <w:r>
        <w:t>frac</w:t>
      </w:r>
      <w:proofErr w:type="spellEnd"/>
      <w:r>
        <w:t>{\</w:t>
      </w:r>
      <w:proofErr w:type="spellStart"/>
      <w:r>
        <w:t>partial</w:t>
      </w:r>
      <w:proofErr w:type="spellEnd"/>
      <w:r>
        <w:t xml:space="preserve"> \</w:t>
      </w:r>
      <w:proofErr w:type="spellStart"/>
      <w:r>
        <w:t>overrightarrow</w:t>
      </w:r>
      <w:proofErr w:type="spellEnd"/>
      <w:r>
        <w:t>{j}}{\</w:t>
      </w:r>
      <w:proofErr w:type="spellStart"/>
      <w:r>
        <w:t>partial</w:t>
      </w:r>
      <w:proofErr w:type="spellEnd"/>
      <w:r>
        <w:t xml:space="preserve"> t'}\</w:t>
      </w:r>
      <w:proofErr w:type="spellStart"/>
      <w:r>
        <w:t>cdot</w:t>
      </w:r>
      <w:proofErr w:type="spellEnd"/>
      <w:r>
        <w:t xml:space="preserve"> \</w:t>
      </w:r>
      <w:proofErr w:type="spellStart"/>
      <w:r>
        <w:t>nabla</w:t>
      </w:r>
      <w:proofErr w:type="spellEnd"/>
      <w:r>
        <w:t xml:space="preserve"> R\]</w:t>
      </w:r>
    </w:p>
    <w:p w:rsidR="00B23C26" w:rsidRDefault="00B23C26" w:rsidP="00B23C26">
      <w:r w:rsidRPr="000F0A0B">
        <w:t xml:space="preserve">С другой </w:t>
      </w:r>
      <w:r>
        <w:t xml:space="preserve">стороны, очевидно, что </w:t>
      </w:r>
    </w:p>
    <w:p w:rsidR="00B23C26" w:rsidRDefault="00C77209" w:rsidP="00B23C26">
      <w:r>
        <w:t>$</w:t>
      </w:r>
      <w:proofErr w:type="spellStart"/>
      <w:r>
        <w:t>div</w:t>
      </w:r>
      <w:proofErr w:type="spellEnd"/>
      <w:r>
        <w:t>{{</w:t>
      </w:r>
      <w:proofErr w:type="gramStart"/>
      <w:r>
        <w:t>'}_</w:t>
      </w:r>
      <w:proofErr w:type="gramEnd"/>
      <w:r>
        <w:t>{q}}\ \</w:t>
      </w:r>
      <w:proofErr w:type="spellStart"/>
      <w:r>
        <w:t>frac</w:t>
      </w:r>
      <w:proofErr w:type="spellEnd"/>
      <w:r>
        <w:t>{\</w:t>
      </w:r>
      <w:proofErr w:type="spellStart"/>
      <w:r>
        <w:t>overrightarrow</w:t>
      </w:r>
      <w:proofErr w:type="spellEnd"/>
      <w:r>
        <w:t>{j}}{R}={{\</w:t>
      </w:r>
      <w:proofErr w:type="spellStart"/>
      <w:r>
        <w:t>left</w:t>
      </w:r>
      <w:proofErr w:type="spellEnd"/>
      <w:r>
        <w:t xml:space="preserve">( </w:t>
      </w:r>
      <w:proofErr w:type="spellStart"/>
      <w:r>
        <w:t>div</w:t>
      </w:r>
      <w:proofErr w:type="spellEnd"/>
      <w:r>
        <w:t>{{'}_{q}}\ \</w:t>
      </w:r>
      <w:proofErr w:type="spellStart"/>
      <w:r>
        <w:t>frac</w:t>
      </w:r>
      <w:proofErr w:type="spellEnd"/>
      <w:r>
        <w:t>{\</w:t>
      </w:r>
      <w:proofErr w:type="spellStart"/>
      <w:r>
        <w:t>overrightarrow</w:t>
      </w:r>
      <w:proofErr w:type="spellEnd"/>
      <w:r>
        <w:t>{j}}{R} \</w:t>
      </w:r>
      <w:proofErr w:type="spellStart"/>
      <w:r>
        <w:t>right</w:t>
      </w:r>
      <w:proofErr w:type="spellEnd"/>
      <w:r>
        <w:t>)}_{t'=</w:t>
      </w:r>
      <w:proofErr w:type="spellStart"/>
      <w:r>
        <w:t>const</w:t>
      </w:r>
      <w:proofErr w:type="spellEnd"/>
      <w:r>
        <w:t>}}+\</w:t>
      </w:r>
      <w:proofErr w:type="spellStart"/>
      <w:r>
        <w:t>frac</w:t>
      </w:r>
      <w:proofErr w:type="spellEnd"/>
      <w:r>
        <w:t>{1}{R}\</w:t>
      </w:r>
      <w:proofErr w:type="spellStart"/>
      <w:r>
        <w:t>frac</w:t>
      </w:r>
      <w:proofErr w:type="spellEnd"/>
      <w:r>
        <w:t>{\</w:t>
      </w:r>
      <w:proofErr w:type="spellStart"/>
      <w:r>
        <w:t>partial</w:t>
      </w:r>
      <w:proofErr w:type="spellEnd"/>
      <w:r>
        <w:t xml:space="preserve"> \</w:t>
      </w:r>
      <w:proofErr w:type="spellStart"/>
      <w:r>
        <w:t>overrightarrow</w:t>
      </w:r>
      <w:proofErr w:type="spellEnd"/>
      <w:r>
        <w:t>{j}}{\</w:t>
      </w:r>
      <w:proofErr w:type="spellStart"/>
      <w:r>
        <w:t>partial</w:t>
      </w:r>
      <w:proofErr w:type="spellEnd"/>
      <w:r>
        <w:t xml:space="preserve"> t'}\</w:t>
      </w:r>
      <w:proofErr w:type="spellStart"/>
      <w:r>
        <w:t>cdot</w:t>
      </w:r>
      <w:proofErr w:type="spellEnd"/>
      <w:r>
        <w:t xml:space="preserve"> \</w:t>
      </w:r>
      <w:proofErr w:type="spellStart"/>
      <w:r>
        <w:t>nabla</w:t>
      </w:r>
      <w:proofErr w:type="spellEnd"/>
      <w:r>
        <w:t xml:space="preserve"> 't'$</w:t>
      </w:r>
    </w:p>
    <w:p w:rsidR="00B23C26" w:rsidRDefault="00B23C26" w:rsidP="00B23C26">
      <w:r>
        <w:t xml:space="preserve">где </w:t>
      </w:r>
      <w:r w:rsidR="00C77209">
        <w:t>$</w:t>
      </w:r>
      <w:proofErr w:type="spellStart"/>
      <w:r w:rsidR="00C77209">
        <w:t>div</w:t>
      </w:r>
      <w:proofErr w:type="spellEnd"/>
      <w:r w:rsidR="00C77209">
        <w:t>{{</w:t>
      </w:r>
      <w:proofErr w:type="gramStart"/>
      <w:r w:rsidR="00C77209">
        <w:t>'}_</w:t>
      </w:r>
      <w:proofErr w:type="gramEnd"/>
      <w:r w:rsidR="00C77209">
        <w:t>{q}}$</w:t>
      </w:r>
      <w:r>
        <w:t xml:space="preserve"> и </w:t>
      </w:r>
      <w:r w:rsidR="00C77209">
        <w:t>$\</w:t>
      </w:r>
      <w:proofErr w:type="spellStart"/>
      <w:r w:rsidR="00C77209">
        <w:t>nabla</w:t>
      </w:r>
      <w:proofErr w:type="spellEnd"/>
      <w:r w:rsidR="00C77209">
        <w:t xml:space="preserve"> '$</w:t>
      </w:r>
      <w:r>
        <w:t xml:space="preserve"> в отличие от </w:t>
      </w:r>
      <w:r w:rsidR="00C77209">
        <w:t>$</w:t>
      </w:r>
      <w:proofErr w:type="spellStart"/>
      <w:r w:rsidR="00C77209">
        <w:t>di</w:t>
      </w:r>
      <w:proofErr w:type="spellEnd"/>
      <w:r w:rsidR="00C77209">
        <w:t>{{v}_{a}}$</w:t>
      </w:r>
      <w:r>
        <w:t xml:space="preserve"> и </w:t>
      </w:r>
      <w:r w:rsidR="00C77209">
        <w:t>$\</w:t>
      </w:r>
      <w:proofErr w:type="spellStart"/>
      <w:r w:rsidR="00C77209">
        <w:t>nabla</w:t>
      </w:r>
      <w:proofErr w:type="spellEnd"/>
      <w:r w:rsidR="00C77209">
        <w:t xml:space="preserve"> $</w:t>
      </w:r>
      <w:r>
        <w:t xml:space="preserve"> означает дифференцирование по координатам истока </w:t>
      </w:r>
      <w:r w:rsidR="00C77209">
        <w:t>$</w:t>
      </w:r>
      <w:proofErr w:type="spellStart"/>
      <w:r w:rsidR="00C77209">
        <w:t>x',y',z</w:t>
      </w:r>
      <w:proofErr w:type="spellEnd"/>
      <w:r w:rsidR="00C77209">
        <w:t>'$</w:t>
      </w:r>
      <w:r>
        <w:t>.</w:t>
      </w:r>
      <w:r w:rsidRPr="001C43A8">
        <w:t xml:space="preserve"> </w:t>
      </w:r>
      <w:r>
        <w:t>После преобразований</w:t>
      </w:r>
    </w:p>
    <w:p w:rsidR="00B23C26" w:rsidRDefault="00C77209" w:rsidP="00B23C26">
      <w:r>
        <w:t>\[div{{</w:t>
      </w:r>
      <w:proofErr w:type="gramStart"/>
      <w:r>
        <w:t>'}_</w:t>
      </w:r>
      <w:proofErr w:type="gramEnd"/>
      <w:r>
        <w:t>{q}}\frac{\overrightarrow{j}}{R}=\overrightarrow{j}\cdot \</w:t>
      </w:r>
      <w:proofErr w:type="spellStart"/>
      <w:r>
        <w:t>nabla</w:t>
      </w:r>
      <w:proofErr w:type="spellEnd"/>
      <w:r>
        <w:t xml:space="preserve"> '\</w:t>
      </w:r>
      <w:proofErr w:type="spellStart"/>
      <w:r>
        <w:t>frac</w:t>
      </w:r>
      <w:proofErr w:type="spellEnd"/>
      <w:r>
        <w:t>{1}{R}+\</w:t>
      </w:r>
      <w:proofErr w:type="spellStart"/>
      <w:r>
        <w:t>frac</w:t>
      </w:r>
      <w:proofErr w:type="spellEnd"/>
      <w:r>
        <w:t>{1}{R}{{\</w:t>
      </w:r>
      <w:proofErr w:type="spellStart"/>
      <w:r>
        <w:t>left</w:t>
      </w:r>
      <w:proofErr w:type="spellEnd"/>
      <w:r>
        <w:t xml:space="preserve">( </w:t>
      </w:r>
      <w:proofErr w:type="spellStart"/>
      <w:r>
        <w:t>div</w:t>
      </w:r>
      <w:proofErr w:type="spellEnd"/>
      <w:r>
        <w:t>{{'}_{q}}\ \</w:t>
      </w:r>
      <w:proofErr w:type="spellStart"/>
      <w:r>
        <w:t>overrightarrow</w:t>
      </w:r>
      <w:proofErr w:type="spellEnd"/>
      <w:r>
        <w:t>{j} \</w:t>
      </w:r>
      <w:proofErr w:type="spellStart"/>
      <w:r>
        <w:t>right</w:t>
      </w:r>
      <w:proofErr w:type="spellEnd"/>
      <w:r>
        <w:t>)}_{t'=</w:t>
      </w:r>
      <w:proofErr w:type="spellStart"/>
      <w:r>
        <w:t>const</w:t>
      </w:r>
      <w:proofErr w:type="spellEnd"/>
      <w:r>
        <w:t>}}-\</w:t>
      </w:r>
      <w:proofErr w:type="spellStart"/>
      <w:r>
        <w:t>frac</w:t>
      </w:r>
      <w:proofErr w:type="spellEnd"/>
      <w:r>
        <w:t>{1}{</w:t>
      </w:r>
      <w:proofErr w:type="spellStart"/>
      <w:r>
        <w:t>vR</w:t>
      </w:r>
      <w:proofErr w:type="spellEnd"/>
      <w:r>
        <w:t>}\</w:t>
      </w:r>
      <w:proofErr w:type="spellStart"/>
      <w:r>
        <w:t>frac</w:t>
      </w:r>
      <w:proofErr w:type="spellEnd"/>
      <w:r>
        <w:t>{\</w:t>
      </w:r>
      <w:proofErr w:type="spellStart"/>
      <w:r>
        <w:t>partial</w:t>
      </w:r>
      <w:proofErr w:type="spellEnd"/>
      <w:r>
        <w:t xml:space="preserve"> \</w:t>
      </w:r>
      <w:proofErr w:type="spellStart"/>
      <w:r>
        <w:t>overrightarrow</w:t>
      </w:r>
      <w:proofErr w:type="spellEnd"/>
      <w:r>
        <w:t>{j}}{\</w:t>
      </w:r>
      <w:proofErr w:type="spellStart"/>
      <w:r>
        <w:t>partial</w:t>
      </w:r>
      <w:proofErr w:type="spellEnd"/>
      <w:r>
        <w:t xml:space="preserve"> t'}\</w:t>
      </w:r>
      <w:proofErr w:type="spellStart"/>
      <w:r>
        <w:t>cdot</w:t>
      </w:r>
      <w:proofErr w:type="spellEnd"/>
      <w:r>
        <w:t xml:space="preserve"> \</w:t>
      </w:r>
      <w:proofErr w:type="spellStart"/>
      <w:r>
        <w:t>nabla</w:t>
      </w:r>
      <w:proofErr w:type="spellEnd"/>
      <w:r>
        <w:t xml:space="preserve"> 'R\]</w:t>
      </w:r>
    </w:p>
    <w:p w:rsidR="00B23C26" w:rsidRDefault="00B23C26" w:rsidP="00B23C26">
      <w:r>
        <w:t xml:space="preserve">Приняв во внимание, что уравнение </w:t>
      </w:r>
      <w:r w:rsidR="00C77209">
        <w:t>$</w:t>
      </w:r>
      <w:proofErr w:type="spellStart"/>
      <w:r w:rsidR="00C77209">
        <w:t>gra</w:t>
      </w:r>
      <w:proofErr w:type="spellEnd"/>
      <w:r w:rsidR="00C77209">
        <w:t>{{d}_{a</w:t>
      </w:r>
      <w:proofErr w:type="gramStart"/>
      <w:r w:rsidR="00C77209">
        <w:t>}}\</w:t>
      </w:r>
      <w:proofErr w:type="gramEnd"/>
      <w:r w:rsidR="00C77209">
        <w:t xml:space="preserve"> f\</w:t>
      </w:r>
      <w:proofErr w:type="spellStart"/>
      <w:r w:rsidR="00C77209">
        <w:t>left</w:t>
      </w:r>
      <w:proofErr w:type="spellEnd"/>
      <w:r w:rsidR="00C77209">
        <w:t>( R \</w:t>
      </w:r>
      <w:proofErr w:type="spellStart"/>
      <w:r w:rsidR="00C77209">
        <w:t>right</w:t>
      </w:r>
      <w:proofErr w:type="spellEnd"/>
      <w:r w:rsidR="00C77209">
        <w:t xml:space="preserve">)=-\ </w:t>
      </w:r>
      <w:proofErr w:type="spellStart"/>
      <w:r w:rsidR="00C77209">
        <w:t>gra</w:t>
      </w:r>
      <w:proofErr w:type="spellEnd"/>
      <w:r w:rsidR="00C77209">
        <w:t>{{d}_{q}}\ f\</w:t>
      </w:r>
      <w:proofErr w:type="spellStart"/>
      <w:r w:rsidR="00C77209">
        <w:t>left</w:t>
      </w:r>
      <w:proofErr w:type="spellEnd"/>
      <w:r w:rsidR="00C77209">
        <w:t>( R \</w:t>
      </w:r>
      <w:proofErr w:type="spellStart"/>
      <w:r w:rsidR="00C77209">
        <w:t>right</w:t>
      </w:r>
      <w:proofErr w:type="spellEnd"/>
      <w:r w:rsidR="00C77209">
        <w:t>)$</w:t>
      </w:r>
      <w:r>
        <w:t xml:space="preserve"> в теперешних обозначениях принимает вид </w:t>
      </w:r>
      <w:r w:rsidR="00C77209">
        <w:t>\[\</w:t>
      </w:r>
      <w:proofErr w:type="spellStart"/>
      <w:r w:rsidR="00C77209">
        <w:t>nabla</w:t>
      </w:r>
      <w:proofErr w:type="spellEnd"/>
      <w:r w:rsidR="00C77209">
        <w:t xml:space="preserve"> f\</w:t>
      </w:r>
      <w:proofErr w:type="spellStart"/>
      <w:r w:rsidR="00C77209">
        <w:t>left</w:t>
      </w:r>
      <w:proofErr w:type="spellEnd"/>
      <w:r w:rsidR="00C77209">
        <w:t>( R \</w:t>
      </w:r>
      <w:proofErr w:type="spellStart"/>
      <w:r w:rsidR="00C77209">
        <w:t>right</w:t>
      </w:r>
      <w:proofErr w:type="spellEnd"/>
      <w:r w:rsidR="00C77209">
        <w:t>)=-\ \</w:t>
      </w:r>
      <w:proofErr w:type="spellStart"/>
      <w:r w:rsidR="00C77209">
        <w:t>nabla</w:t>
      </w:r>
      <w:proofErr w:type="spellEnd"/>
      <w:r w:rsidR="00C77209">
        <w:t xml:space="preserve"> 'f\</w:t>
      </w:r>
      <w:proofErr w:type="spellStart"/>
      <w:r w:rsidR="00C77209">
        <w:t>left</w:t>
      </w:r>
      <w:proofErr w:type="spellEnd"/>
      <w:r w:rsidR="00C77209">
        <w:t>( R \</w:t>
      </w:r>
      <w:proofErr w:type="spellStart"/>
      <w:r w:rsidR="00C77209">
        <w:t>right</w:t>
      </w:r>
      <w:proofErr w:type="spellEnd"/>
      <w:r w:rsidR="00C77209">
        <w:t>)\]</w:t>
      </w:r>
      <w:r>
        <w:t xml:space="preserve"> и </w:t>
      </w:r>
      <w:r>
        <w:lastRenderedPageBreak/>
        <w:t xml:space="preserve">сравнивая выражения для </w:t>
      </w:r>
      <w:r w:rsidR="00C77209">
        <w:t>\[</w:t>
      </w:r>
      <w:proofErr w:type="spellStart"/>
      <w:r w:rsidR="00C77209">
        <w:t>di</w:t>
      </w:r>
      <w:proofErr w:type="spellEnd"/>
      <w:r w:rsidR="00C77209">
        <w:t>{{v}_{a}}\</w:t>
      </w:r>
      <w:proofErr w:type="spellStart"/>
      <w:r w:rsidR="00C77209">
        <w:t>frac</w:t>
      </w:r>
      <w:proofErr w:type="spellEnd"/>
      <w:r w:rsidR="00C77209">
        <w:t>{\</w:t>
      </w:r>
      <w:proofErr w:type="spellStart"/>
      <w:r w:rsidR="00C77209">
        <w:t>overrightarrow</w:t>
      </w:r>
      <w:proofErr w:type="spellEnd"/>
      <w:r w:rsidR="00C77209">
        <w:t>{j}}{R}\]</w:t>
      </w:r>
      <w:r w:rsidR="00C77209" w:rsidRPr="00C77209">
        <w:t xml:space="preserve"> </w:t>
      </w:r>
      <w:r>
        <w:t xml:space="preserve">и </w:t>
      </w:r>
      <w:r w:rsidR="00C77209">
        <w:t>\[</w:t>
      </w:r>
      <w:proofErr w:type="spellStart"/>
      <w:r w:rsidR="00C77209">
        <w:t>div</w:t>
      </w:r>
      <w:proofErr w:type="spellEnd"/>
      <w:r w:rsidR="00C77209">
        <w:t>{{'}_{q}}\</w:t>
      </w:r>
      <w:proofErr w:type="spellStart"/>
      <w:r w:rsidR="00C77209">
        <w:t>frac</w:t>
      </w:r>
      <w:proofErr w:type="spellEnd"/>
      <w:r w:rsidR="00C77209">
        <w:t>{\</w:t>
      </w:r>
      <w:proofErr w:type="spellStart"/>
      <w:r w:rsidR="00C77209">
        <w:t>overrightarrow</w:t>
      </w:r>
      <w:proofErr w:type="spellEnd"/>
      <w:r w:rsidR="00C77209">
        <w:t>{j}}{R}\]</w:t>
      </w:r>
    </w:p>
    <w:p w:rsidR="00B23C26" w:rsidRDefault="00C77209" w:rsidP="00B23C26">
      <w:r>
        <w:t>\[</w:t>
      </w:r>
      <w:proofErr w:type="spellStart"/>
      <w:r>
        <w:t>di</w:t>
      </w:r>
      <w:proofErr w:type="spellEnd"/>
      <w:r>
        <w:t>{{v}_{a</w:t>
      </w:r>
      <w:proofErr w:type="gramStart"/>
      <w:r>
        <w:t>}}\</w:t>
      </w:r>
      <w:proofErr w:type="spellStart"/>
      <w:proofErr w:type="gramEnd"/>
      <w:r>
        <w:t>frac</w:t>
      </w:r>
      <w:proofErr w:type="spellEnd"/>
      <w:r>
        <w:t>{\</w:t>
      </w:r>
      <w:proofErr w:type="spellStart"/>
      <w:r>
        <w:t>overrightarrow</w:t>
      </w:r>
      <w:proofErr w:type="spellEnd"/>
      <w:r>
        <w:t xml:space="preserve">{j}}{R}=-\ </w:t>
      </w:r>
      <w:proofErr w:type="spellStart"/>
      <w:r>
        <w:t>div</w:t>
      </w:r>
      <w:proofErr w:type="spellEnd"/>
      <w:r>
        <w:t>{{'}_{q}}\</w:t>
      </w:r>
      <w:proofErr w:type="spellStart"/>
      <w:r>
        <w:t>frac</w:t>
      </w:r>
      <w:proofErr w:type="spellEnd"/>
      <w:r>
        <w:t>{\</w:t>
      </w:r>
      <w:proofErr w:type="spellStart"/>
      <w:r>
        <w:t>overrightarrow</w:t>
      </w:r>
      <w:proofErr w:type="spellEnd"/>
      <w:r>
        <w:t>{j}}{R}+\</w:t>
      </w:r>
      <w:proofErr w:type="spellStart"/>
      <w:r>
        <w:t>frac</w:t>
      </w:r>
      <w:proofErr w:type="spellEnd"/>
      <w:r>
        <w:t>{1}{R}{{\</w:t>
      </w:r>
      <w:proofErr w:type="spellStart"/>
      <w:r>
        <w:t>left</w:t>
      </w:r>
      <w:proofErr w:type="spellEnd"/>
      <w:r>
        <w:t xml:space="preserve">( </w:t>
      </w:r>
      <w:proofErr w:type="spellStart"/>
      <w:r>
        <w:t>div</w:t>
      </w:r>
      <w:proofErr w:type="spellEnd"/>
      <w:r>
        <w:t>{{'}_{q}}\ \</w:t>
      </w:r>
      <w:proofErr w:type="spellStart"/>
      <w:r>
        <w:t>overrightarrow</w:t>
      </w:r>
      <w:proofErr w:type="spellEnd"/>
      <w:r>
        <w:t>{j} \</w:t>
      </w:r>
      <w:proofErr w:type="spellStart"/>
      <w:r>
        <w:t>right</w:t>
      </w:r>
      <w:proofErr w:type="spellEnd"/>
      <w:r>
        <w:t>)}_{t'=</w:t>
      </w:r>
      <w:proofErr w:type="spellStart"/>
      <w:r>
        <w:t>const</w:t>
      </w:r>
      <w:proofErr w:type="spellEnd"/>
      <w:r>
        <w:t>}}\]</w:t>
      </w:r>
    </w:p>
    <w:p w:rsidR="00B23C26" w:rsidRPr="009B2B75" w:rsidRDefault="00B23C26" w:rsidP="00B23C26">
      <w:r>
        <w:t>Стало</w:t>
      </w:r>
      <w:r w:rsidRPr="009B2B75">
        <w:t xml:space="preserve"> </w:t>
      </w:r>
      <w:r>
        <w:t>быть</w:t>
      </w:r>
      <w:r w:rsidRPr="009B2B75">
        <w:t xml:space="preserve"> </w:t>
      </w:r>
      <w:r>
        <w:t>из</w:t>
      </w:r>
      <w:r w:rsidRPr="009B2B75">
        <w:t xml:space="preserve"> </w:t>
      </w:r>
      <w:r>
        <w:rPr>
          <w:lang w:val="en-US"/>
        </w:rPr>
        <w:fldChar w:fldCharType="begin"/>
      </w:r>
      <w:r w:rsidRPr="009B2B75">
        <w:instrText xml:space="preserve"> </w:instrText>
      </w:r>
      <w:r>
        <w:rPr>
          <w:lang w:val="en-US"/>
        </w:rPr>
        <w:instrText>GOTOBUTTON</w:instrText>
      </w:r>
      <w:r w:rsidRPr="009B2B75">
        <w:instrText xml:space="preserve"> </w:instrText>
      </w:r>
      <w:r>
        <w:rPr>
          <w:lang w:val="en-US"/>
        </w:rPr>
        <w:instrText>ZEqnNum</w:instrText>
      </w:r>
      <w:r w:rsidRPr="009B2B75">
        <w:instrText xml:space="preserve">395913  \* </w:instrText>
      </w:r>
      <w:r>
        <w:rPr>
          <w:lang w:val="en-US"/>
        </w:rPr>
        <w:instrText>MERGEFORMAT</w:instrText>
      </w:r>
      <w:r w:rsidRPr="009B2B75">
        <w:instrText xml:space="preserve"> </w:instrText>
      </w:r>
      <w:r>
        <w:rPr>
          <w:lang w:val="en-US"/>
        </w:rPr>
        <w:fldChar w:fldCharType="begin"/>
      </w:r>
      <w:r w:rsidRPr="009B2B75">
        <w:instrText xml:space="preserve"> </w:instrText>
      </w:r>
      <w:r>
        <w:rPr>
          <w:lang w:val="en-US"/>
        </w:rPr>
        <w:instrText>REF</w:instrText>
      </w:r>
      <w:r w:rsidRPr="009B2B75">
        <w:instrText xml:space="preserve"> </w:instrText>
      </w:r>
      <w:r>
        <w:rPr>
          <w:lang w:val="en-US"/>
        </w:rPr>
        <w:instrText>ZEqnNum</w:instrText>
      </w:r>
      <w:r w:rsidRPr="009B2B75">
        <w:instrText xml:space="preserve">395913 \* </w:instrText>
      </w:r>
      <w:r>
        <w:rPr>
          <w:lang w:val="en-US"/>
        </w:rPr>
        <w:instrText>Charformat</w:instrText>
      </w:r>
      <w:r w:rsidRPr="009B2B75">
        <w:instrText xml:space="preserve"> \! \* </w:instrText>
      </w:r>
      <w:r>
        <w:rPr>
          <w:lang w:val="en-US"/>
        </w:rPr>
        <w:instrText>MERGEFORMAT</w:instrText>
      </w:r>
      <w:r w:rsidRPr="009B2B75">
        <w:instrText xml:space="preserve"> </w:instrText>
      </w:r>
      <w:r>
        <w:rPr>
          <w:lang w:val="en-US"/>
        </w:rPr>
        <w:fldChar w:fldCharType="separate"/>
      </w:r>
      <w:r w:rsidR="005D3B69" w:rsidRPr="005D3B69">
        <w:instrText>(1.2)</w:instrText>
      </w:r>
      <w:r>
        <w:rPr>
          <w:lang w:val="en-US"/>
        </w:rPr>
        <w:fldChar w:fldCharType="end"/>
      </w:r>
      <w:r>
        <w:rPr>
          <w:lang w:val="en-US"/>
        </w:rPr>
        <w:fldChar w:fldCharType="end"/>
      </w:r>
      <w:r>
        <w:t xml:space="preserve"> получено Таммом</w:t>
      </w:r>
    </w:p>
    <w:p w:rsidR="00B23C26" w:rsidRDefault="00C77209" w:rsidP="00B23C26">
      <w:r>
        <w:t>\[</w:t>
      </w:r>
      <w:proofErr w:type="spellStart"/>
      <w:r>
        <w:t>di</w:t>
      </w:r>
      <w:proofErr w:type="spellEnd"/>
      <w:r>
        <w:t>{{v}_{a</w:t>
      </w:r>
      <w:proofErr w:type="gramStart"/>
      <w:r>
        <w:t>}}\</w:t>
      </w:r>
      <w:proofErr w:type="gramEnd"/>
      <w:r>
        <w:t xml:space="preserve"> \</w:t>
      </w:r>
      <w:proofErr w:type="spellStart"/>
      <w:r>
        <w:t>overrightarrow</w:t>
      </w:r>
      <w:proofErr w:type="spellEnd"/>
      <w:r>
        <w:t>{{{A}_{H}}}=-\</w:t>
      </w:r>
      <w:proofErr w:type="spellStart"/>
      <w:r>
        <w:t>frac</w:t>
      </w:r>
      <w:proofErr w:type="spellEnd"/>
      <w:r>
        <w:t>{1}{c}\ \</w:t>
      </w:r>
      <w:proofErr w:type="spellStart"/>
      <w:r>
        <w:t>int</w:t>
      </w:r>
      <w:proofErr w:type="spellEnd"/>
      <w:r>
        <w:t>{</w:t>
      </w:r>
      <w:proofErr w:type="spellStart"/>
      <w:r>
        <w:t>div</w:t>
      </w:r>
      <w:proofErr w:type="spellEnd"/>
      <w:r>
        <w:t>{{'}_{q}}\</w:t>
      </w:r>
      <w:proofErr w:type="spellStart"/>
      <w:r>
        <w:t>frac</w:t>
      </w:r>
      <w:proofErr w:type="spellEnd"/>
      <w:r>
        <w:t>{\</w:t>
      </w:r>
      <w:proofErr w:type="spellStart"/>
      <w:r>
        <w:t>overrightarrow</w:t>
      </w:r>
      <w:proofErr w:type="spellEnd"/>
      <w:r>
        <w:t>{j}\</w:t>
      </w:r>
      <w:proofErr w:type="spellStart"/>
      <w:r>
        <w:t>left</w:t>
      </w:r>
      <w:proofErr w:type="spellEnd"/>
      <w:r>
        <w:t xml:space="preserve">( </w:t>
      </w:r>
      <w:proofErr w:type="spellStart"/>
      <w:r>
        <w:t>x',y',z',t</w:t>
      </w:r>
      <w:proofErr w:type="spellEnd"/>
      <w:r>
        <w:t>-\</w:t>
      </w:r>
      <w:proofErr w:type="spellStart"/>
      <w:r>
        <w:t>frac</w:t>
      </w:r>
      <w:proofErr w:type="spellEnd"/>
      <w:r>
        <w:t>{R}{v} \</w:t>
      </w:r>
      <w:proofErr w:type="spellStart"/>
      <w:r>
        <w:t>right</w:t>
      </w:r>
      <w:proofErr w:type="spellEnd"/>
      <w:r>
        <w:t xml:space="preserve">)}{R}}\ </w:t>
      </w:r>
      <w:proofErr w:type="spellStart"/>
      <w:r>
        <w:t>dV</w:t>
      </w:r>
      <w:proofErr w:type="spellEnd"/>
      <w:r>
        <w:t>'+\</w:t>
      </w:r>
      <w:proofErr w:type="spellStart"/>
      <w:r>
        <w:t>frac</w:t>
      </w:r>
      <w:proofErr w:type="spellEnd"/>
      <w:r>
        <w:t>{1}{c}\</w:t>
      </w:r>
      <w:proofErr w:type="spellStart"/>
      <w:r>
        <w:t>int</w:t>
      </w:r>
      <w:proofErr w:type="spellEnd"/>
      <w:r>
        <w:t>{\</w:t>
      </w:r>
      <w:proofErr w:type="spellStart"/>
      <w:r>
        <w:t>frac</w:t>
      </w:r>
      <w:proofErr w:type="spellEnd"/>
      <w:r>
        <w:t>{</w:t>
      </w:r>
      <w:proofErr w:type="spellStart"/>
      <w:r>
        <w:t>dV</w:t>
      </w:r>
      <w:proofErr w:type="spellEnd"/>
      <w:r>
        <w:t>'}{R}}{{\</w:t>
      </w:r>
      <w:proofErr w:type="spellStart"/>
      <w:r>
        <w:t>left</w:t>
      </w:r>
      <w:proofErr w:type="spellEnd"/>
      <w:r>
        <w:t xml:space="preserve">( </w:t>
      </w:r>
      <w:proofErr w:type="spellStart"/>
      <w:r>
        <w:t>div</w:t>
      </w:r>
      <w:proofErr w:type="spellEnd"/>
      <w:r>
        <w:t>{{'}_{q}}\ \</w:t>
      </w:r>
      <w:proofErr w:type="spellStart"/>
      <w:r>
        <w:t>overrightarrow</w:t>
      </w:r>
      <w:proofErr w:type="spellEnd"/>
      <w:r>
        <w:t>{j} \</w:t>
      </w:r>
      <w:proofErr w:type="spellStart"/>
      <w:r>
        <w:t>right</w:t>
      </w:r>
      <w:proofErr w:type="spellEnd"/>
      <w:r>
        <w:t>)}_{t'=</w:t>
      </w:r>
      <w:proofErr w:type="spellStart"/>
      <w:r>
        <w:t>const</w:t>
      </w:r>
      <w:proofErr w:type="spellEnd"/>
      <w:r>
        <w:t>}}\]</w:t>
      </w:r>
    </w:p>
    <w:p w:rsidR="00B23C26" w:rsidRDefault="00B23C26" w:rsidP="00B23C26">
      <w:r>
        <w:t xml:space="preserve">Первый из этих интегралов может быть преобразован с помощью теоремы Гаусса в интеграл по поверхности </w:t>
      </w:r>
      <w:r w:rsidR="00C77209">
        <w:t>$S$</w:t>
      </w:r>
      <w:r>
        <w:t xml:space="preserve">, охватывающей объём </w:t>
      </w:r>
      <w:r w:rsidR="00C77209">
        <w:t>$V'$</w:t>
      </w:r>
      <w:r>
        <w:t xml:space="preserve"> </w:t>
      </w:r>
    </w:p>
    <w:p w:rsidR="00B23C26" w:rsidRDefault="00C77209" w:rsidP="00B23C26">
      <w:r>
        <w:t>\[\</w:t>
      </w:r>
      <w:proofErr w:type="spellStart"/>
      <w:r>
        <w:t>int</w:t>
      </w:r>
      <w:proofErr w:type="spellEnd"/>
      <w:r>
        <w:t>{</w:t>
      </w:r>
      <w:proofErr w:type="spellStart"/>
      <w:r>
        <w:t>div</w:t>
      </w:r>
      <w:proofErr w:type="spellEnd"/>
      <w:r>
        <w:t>{{</w:t>
      </w:r>
      <w:proofErr w:type="gramStart"/>
      <w:r>
        <w:t>'}_</w:t>
      </w:r>
      <w:proofErr w:type="gramEnd"/>
      <w:r>
        <w:t>{q}}\</w:t>
      </w:r>
      <w:proofErr w:type="spellStart"/>
      <w:r>
        <w:t>frac</w:t>
      </w:r>
      <w:proofErr w:type="spellEnd"/>
      <w:r>
        <w:t>{\</w:t>
      </w:r>
      <w:proofErr w:type="spellStart"/>
      <w:r>
        <w:t>overrightarrow</w:t>
      </w:r>
      <w:proofErr w:type="spellEnd"/>
      <w:r>
        <w:t>{j}\</w:t>
      </w:r>
      <w:proofErr w:type="spellStart"/>
      <w:r>
        <w:t>left</w:t>
      </w:r>
      <w:proofErr w:type="spellEnd"/>
      <w:r>
        <w:t xml:space="preserve">( </w:t>
      </w:r>
      <w:proofErr w:type="spellStart"/>
      <w:r>
        <w:t>x',y',z',t</w:t>
      </w:r>
      <w:proofErr w:type="spellEnd"/>
      <w:r>
        <w:t>-\</w:t>
      </w:r>
      <w:proofErr w:type="spellStart"/>
      <w:r>
        <w:t>frac</w:t>
      </w:r>
      <w:proofErr w:type="spellEnd"/>
      <w:r>
        <w:t>{R}{v} \</w:t>
      </w:r>
      <w:proofErr w:type="spellStart"/>
      <w:r>
        <w:t>right</w:t>
      </w:r>
      <w:proofErr w:type="spellEnd"/>
      <w:r>
        <w:t xml:space="preserve">)}{R}}\ </w:t>
      </w:r>
      <w:proofErr w:type="spellStart"/>
      <w:r>
        <w:t>dV</w:t>
      </w:r>
      <w:proofErr w:type="spellEnd"/>
      <w:r>
        <w:t>'=\</w:t>
      </w:r>
      <w:proofErr w:type="spellStart"/>
      <w:r>
        <w:t>oint</w:t>
      </w:r>
      <w:proofErr w:type="spellEnd"/>
      <w:r>
        <w:t>{\</w:t>
      </w:r>
      <w:proofErr w:type="spellStart"/>
      <w:r>
        <w:t>frac</w:t>
      </w:r>
      <w:proofErr w:type="spellEnd"/>
      <w:r>
        <w:t>{{{j}_{n}}\</w:t>
      </w:r>
      <w:proofErr w:type="spellStart"/>
      <w:r>
        <w:t>left</w:t>
      </w:r>
      <w:proofErr w:type="spellEnd"/>
      <w:r>
        <w:t xml:space="preserve">( </w:t>
      </w:r>
      <w:proofErr w:type="spellStart"/>
      <w:r>
        <w:t>x',y',z',t</w:t>
      </w:r>
      <w:proofErr w:type="spellEnd"/>
      <w:r>
        <w:t>-\</w:t>
      </w:r>
      <w:proofErr w:type="spellStart"/>
      <w:r>
        <w:t>frac</w:t>
      </w:r>
      <w:proofErr w:type="spellEnd"/>
      <w:r>
        <w:t>{R}{v} \</w:t>
      </w:r>
      <w:proofErr w:type="spellStart"/>
      <w:r>
        <w:t>right</w:t>
      </w:r>
      <w:proofErr w:type="spellEnd"/>
      <w:r>
        <w:t xml:space="preserve">)}{R}}\ </w:t>
      </w:r>
      <w:proofErr w:type="spellStart"/>
      <w:r>
        <w:t>dS</w:t>
      </w:r>
      <w:proofErr w:type="spellEnd"/>
      <w:r>
        <w:t>\]</w:t>
      </w:r>
    </w:p>
    <w:p w:rsidR="00B23C26" w:rsidRDefault="00B23C26" w:rsidP="00B23C26">
      <w:r>
        <w:t>Далее Тамм пишет: «если распространить интегрирование на все бесконечное пространство, то этот интеграл обратится в нуль, если только все электрические токи сосредоточены в конечной области пространства». Однако аналогичный интеграл встречает</w:t>
      </w:r>
      <w:r w:rsidR="000D1AE5">
        <w:t>ся у Тамма в §46</w:t>
      </w:r>
      <w:r>
        <w:t>, в котором рассматривая пондемоторное взаимодействие постоянных токов, Тамм не распространял интегрирование на все бесконечное пространство, а писал, что «интегрирование должно быть распространено по поверхности всех обтекаемых током проводников».</w:t>
      </w:r>
      <w:r w:rsidRPr="00C84BB5">
        <w:t xml:space="preserve"> </w:t>
      </w:r>
    </w:p>
    <w:p w:rsidR="00B23C26" w:rsidRDefault="00B23C26" w:rsidP="00B23C26">
      <w:r>
        <w:t>И это верно в рамках представлений классической электродинамики, поскольку классическая электродинамика при вычислении векторного потенциала (как в калибровке Кулона, так и в калибровке Лоренца) производит интегрирование только лишь по объёму токов проводимости, занимающих конечный объём, но не производит интегрирование по объёму токов смещения, занимающих все бесконечное пространство. Следовательно, попытка Тамма при вычислении интеграла по объёму токов проводимости «распространить интегрирование на все бесконечное пространство» является, на мой взгляд, математически некорректной.</w:t>
      </w:r>
    </w:p>
    <w:p w:rsidR="00B23C26" w:rsidRDefault="00B23C26" w:rsidP="00B23C26">
      <w:r>
        <w:t>Самое интересное, что, перевернув страницу, в продолжении доказательства Тамма можно встретить ещё одно утверждение, в математической корректности которого есть определённые сомнения. Тамм пишет: «обратимся теперь к правой части соотношения (96.3).</w:t>
      </w:r>
    </w:p>
    <w:p w:rsidR="00B23C26" w:rsidRDefault="00B23C26" w:rsidP="00B23C26">
      <w:r>
        <w:t xml:space="preserve"> </w:t>
      </w:r>
      <w:proofErr w:type="gramStart"/>
      <w:r w:rsidR="00C77209">
        <w:t>\[</w:t>
      </w:r>
      <w:proofErr w:type="gramEnd"/>
      <w:r w:rsidR="00C77209">
        <w:t>\</w:t>
      </w:r>
      <w:proofErr w:type="spellStart"/>
      <w:r w:rsidR="00C77209">
        <w:t>varphi</w:t>
      </w:r>
      <w:proofErr w:type="spellEnd"/>
      <w:r w:rsidR="00C77209">
        <w:t xml:space="preserve"> \</w:t>
      </w:r>
      <w:proofErr w:type="spellStart"/>
      <w:r w:rsidR="00C77209">
        <w:t>left</w:t>
      </w:r>
      <w:proofErr w:type="spellEnd"/>
      <w:r w:rsidR="00C77209">
        <w:t xml:space="preserve">( </w:t>
      </w:r>
      <w:proofErr w:type="spellStart"/>
      <w:r w:rsidR="00C77209">
        <w:t>x,y,z,t</w:t>
      </w:r>
      <w:proofErr w:type="spellEnd"/>
      <w:r w:rsidR="00C77209">
        <w:t xml:space="preserve"> \</w:t>
      </w:r>
      <w:proofErr w:type="spellStart"/>
      <w:r w:rsidR="00C77209">
        <w:t>right</w:t>
      </w:r>
      <w:proofErr w:type="spellEnd"/>
      <w:r w:rsidR="00C77209">
        <w:t>)=\</w:t>
      </w:r>
      <w:proofErr w:type="spellStart"/>
      <w:r w:rsidR="00C77209">
        <w:t>frac</w:t>
      </w:r>
      <w:proofErr w:type="spellEnd"/>
      <w:r w:rsidR="00C77209">
        <w:t>{1}{\</w:t>
      </w:r>
      <w:proofErr w:type="spellStart"/>
      <w:r w:rsidR="00C77209">
        <w:t>varepsilon</w:t>
      </w:r>
      <w:proofErr w:type="spellEnd"/>
      <w:r w:rsidR="00C77209">
        <w:t xml:space="preserve"> }\</w:t>
      </w:r>
      <w:proofErr w:type="spellStart"/>
      <w:r w:rsidR="00C77209">
        <w:t>int</w:t>
      </w:r>
      <w:proofErr w:type="spellEnd"/>
      <w:r w:rsidR="00C77209">
        <w:t>{\</w:t>
      </w:r>
      <w:proofErr w:type="spellStart"/>
      <w:r w:rsidR="00C77209">
        <w:t>frac</w:t>
      </w:r>
      <w:proofErr w:type="spellEnd"/>
      <w:r w:rsidR="00C77209">
        <w:t>{\</w:t>
      </w:r>
      <w:proofErr w:type="spellStart"/>
      <w:r w:rsidR="00C77209">
        <w:t>rho</w:t>
      </w:r>
      <w:proofErr w:type="spellEnd"/>
      <w:r w:rsidR="00C77209">
        <w:t xml:space="preserve"> \</w:t>
      </w:r>
      <w:proofErr w:type="spellStart"/>
      <w:r w:rsidR="00C77209">
        <w:t>left</w:t>
      </w:r>
      <w:proofErr w:type="spellEnd"/>
      <w:r w:rsidR="00C77209">
        <w:t xml:space="preserve">( </w:t>
      </w:r>
      <w:proofErr w:type="spellStart"/>
      <w:r w:rsidR="00C77209">
        <w:t>x',y',z',t</w:t>
      </w:r>
      <w:proofErr w:type="spellEnd"/>
      <w:r w:rsidR="00C77209">
        <w:t>-\</w:t>
      </w:r>
      <w:proofErr w:type="spellStart"/>
      <w:r w:rsidR="00C77209">
        <w:t>frac</w:t>
      </w:r>
      <w:proofErr w:type="spellEnd"/>
      <w:r w:rsidR="00C77209">
        <w:t>{R}{v} \</w:t>
      </w:r>
      <w:proofErr w:type="spellStart"/>
      <w:r w:rsidR="00C77209">
        <w:t>right</w:t>
      </w:r>
      <w:proofErr w:type="spellEnd"/>
      <w:r w:rsidR="00C77209">
        <w:t xml:space="preserve">)}{R}}\ </w:t>
      </w:r>
      <w:proofErr w:type="spellStart"/>
      <w:r w:rsidR="00C77209">
        <w:t>dV</w:t>
      </w:r>
      <w:proofErr w:type="spellEnd"/>
      <w:r w:rsidR="00C77209">
        <w:t>'\]</w:t>
      </w:r>
    </w:p>
    <w:p w:rsidR="00B23C26" w:rsidRDefault="00B23C26" w:rsidP="00B23C26">
      <w:r>
        <w:t xml:space="preserve">В виду уравнения (95.5) </w:t>
      </w:r>
      <w:r w:rsidR="00C77209">
        <w:t>$t'=t-\</w:t>
      </w:r>
      <w:proofErr w:type="spellStart"/>
      <w:r w:rsidR="00C77209">
        <w:t>frac</w:t>
      </w:r>
      <w:proofErr w:type="spellEnd"/>
      <w:r w:rsidR="00C77209">
        <w:t>{R}{</w:t>
      </w:r>
      <w:proofErr w:type="gramStart"/>
      <w:r w:rsidR="00C77209">
        <w:t>v}$</w:t>
      </w:r>
      <w:proofErr w:type="gramEnd"/>
      <w:r>
        <w:t xml:space="preserve"> для произвольной функции </w:t>
      </w:r>
      <w:r w:rsidR="00C77209">
        <w:t>$f\</w:t>
      </w:r>
      <w:proofErr w:type="spellStart"/>
      <w:r w:rsidR="00C77209">
        <w:t>left</w:t>
      </w:r>
      <w:proofErr w:type="spellEnd"/>
      <w:r w:rsidR="00C77209">
        <w:t>( t' \</w:t>
      </w:r>
      <w:proofErr w:type="spellStart"/>
      <w:r w:rsidR="00C77209">
        <w:t>right</w:t>
      </w:r>
      <w:proofErr w:type="spellEnd"/>
      <w:r w:rsidR="00C77209">
        <w:t>)$</w:t>
      </w:r>
      <w:r>
        <w:t xml:space="preserve"> имеем</w:t>
      </w:r>
    </w:p>
    <w:p w:rsidR="00B23C26" w:rsidRPr="00C77209" w:rsidRDefault="00C77209" w:rsidP="00B23C26">
      <w:pPr>
        <w:rPr>
          <w:lang w:val="en-US"/>
        </w:rPr>
      </w:pPr>
      <w:r w:rsidRPr="00C77209">
        <w:rPr>
          <w:lang w:val="en-US"/>
        </w:rPr>
        <w:t>$\</w:t>
      </w:r>
      <w:proofErr w:type="spellStart"/>
      <w:proofErr w:type="gramStart"/>
      <w:r w:rsidRPr="00C77209">
        <w:rPr>
          <w:lang w:val="en-US"/>
        </w:rPr>
        <w:t>frac</w:t>
      </w:r>
      <w:proofErr w:type="spellEnd"/>
      <w:r w:rsidRPr="00C77209">
        <w:rPr>
          <w:lang w:val="en-US"/>
        </w:rPr>
        <w:t>{</w:t>
      </w:r>
      <w:proofErr w:type="gramEnd"/>
      <w:r w:rsidRPr="00C77209">
        <w:rPr>
          <w:lang w:val="en-US"/>
        </w:rPr>
        <w:t>\partial f\left( t' \right)}{\partial t}=\</w:t>
      </w:r>
      <w:proofErr w:type="spellStart"/>
      <w:r w:rsidRPr="00C77209">
        <w:rPr>
          <w:lang w:val="en-US"/>
        </w:rPr>
        <w:t>frac</w:t>
      </w:r>
      <w:proofErr w:type="spellEnd"/>
      <w:r w:rsidRPr="00C77209">
        <w:rPr>
          <w:lang w:val="en-US"/>
        </w:rPr>
        <w:t>{\partial f\left( t' \right)}{\partial t'}\</w:t>
      </w:r>
      <w:proofErr w:type="spellStart"/>
      <w:r w:rsidRPr="00C77209">
        <w:rPr>
          <w:lang w:val="en-US"/>
        </w:rPr>
        <w:t>frac</w:t>
      </w:r>
      <w:proofErr w:type="spellEnd"/>
      <w:r w:rsidRPr="00C77209">
        <w:rPr>
          <w:lang w:val="en-US"/>
        </w:rPr>
        <w:t>{\partial t'}{\partial t}=\</w:t>
      </w:r>
      <w:proofErr w:type="spellStart"/>
      <w:r w:rsidRPr="00C77209">
        <w:rPr>
          <w:lang w:val="en-US"/>
        </w:rPr>
        <w:t>frac</w:t>
      </w:r>
      <w:proofErr w:type="spellEnd"/>
      <w:r w:rsidRPr="00C77209">
        <w:rPr>
          <w:lang w:val="en-US"/>
        </w:rPr>
        <w:t>{\partial f\left( t' \right)}{\partial t'}$</w:t>
      </w:r>
      <w:r w:rsidR="00B23C26" w:rsidRPr="00C77209">
        <w:rPr>
          <w:lang w:val="en-US"/>
        </w:rPr>
        <w:t xml:space="preserve"> </w:t>
      </w:r>
    </w:p>
    <w:p w:rsidR="00B23C26" w:rsidRDefault="00B23C26" w:rsidP="00B23C26">
      <w:r>
        <w:t>Поэтому дифференцируя уравнение (96.3) по времени под знаком интеграла», Тамм получает:</w:t>
      </w:r>
    </w:p>
    <w:p w:rsidR="00B23C26" w:rsidRDefault="00C77209" w:rsidP="00B23C26">
      <w:proofErr w:type="gramStart"/>
      <w:r>
        <w:t>\[</w:t>
      </w:r>
      <w:proofErr w:type="gramEnd"/>
      <w:r>
        <w:t>-\</w:t>
      </w:r>
      <w:proofErr w:type="spellStart"/>
      <w:r>
        <w:t>frac</w:t>
      </w:r>
      <w:proofErr w:type="spellEnd"/>
      <w:r>
        <w:t>{\</w:t>
      </w:r>
      <w:proofErr w:type="spellStart"/>
      <w:r>
        <w:t>varepsilon</w:t>
      </w:r>
      <w:proofErr w:type="spellEnd"/>
      <w:r>
        <w:t xml:space="preserve"> \</w:t>
      </w:r>
      <w:proofErr w:type="spellStart"/>
      <w:r>
        <w:t>mu</w:t>
      </w:r>
      <w:proofErr w:type="spellEnd"/>
      <w:r>
        <w:t xml:space="preserve"> }{c}\</w:t>
      </w:r>
      <w:proofErr w:type="spellStart"/>
      <w:r>
        <w:t>frac</w:t>
      </w:r>
      <w:proofErr w:type="spellEnd"/>
      <w:r>
        <w:t>{\</w:t>
      </w:r>
      <w:proofErr w:type="spellStart"/>
      <w:r>
        <w:t>partial</w:t>
      </w:r>
      <w:proofErr w:type="spellEnd"/>
      <w:r>
        <w:t xml:space="preserve"> \</w:t>
      </w:r>
      <w:proofErr w:type="spellStart"/>
      <w:r>
        <w:t>varphi</w:t>
      </w:r>
      <w:proofErr w:type="spellEnd"/>
      <w:r>
        <w:t xml:space="preserve"> \</w:t>
      </w:r>
      <w:proofErr w:type="spellStart"/>
      <w:r>
        <w:t>left</w:t>
      </w:r>
      <w:proofErr w:type="spellEnd"/>
      <w:r>
        <w:t xml:space="preserve">( </w:t>
      </w:r>
      <w:proofErr w:type="spellStart"/>
      <w:r>
        <w:t>x,y,z,t</w:t>
      </w:r>
      <w:proofErr w:type="spellEnd"/>
      <w:r>
        <w:t xml:space="preserve"> \</w:t>
      </w:r>
      <w:proofErr w:type="spellStart"/>
      <w:r>
        <w:t>right</w:t>
      </w:r>
      <w:proofErr w:type="spellEnd"/>
      <w:r>
        <w:t>)}{\</w:t>
      </w:r>
      <w:proofErr w:type="spellStart"/>
      <w:r>
        <w:t>partial</w:t>
      </w:r>
      <w:proofErr w:type="spellEnd"/>
      <w:r>
        <w:t xml:space="preserve"> t}=-\</w:t>
      </w:r>
      <w:proofErr w:type="spellStart"/>
      <w:r>
        <w:t>frac</w:t>
      </w:r>
      <w:proofErr w:type="spellEnd"/>
      <w:r>
        <w:t>{\</w:t>
      </w:r>
      <w:proofErr w:type="spellStart"/>
      <w:r>
        <w:t>mu</w:t>
      </w:r>
      <w:proofErr w:type="spellEnd"/>
      <w:r>
        <w:t xml:space="preserve"> }{c}\</w:t>
      </w:r>
      <w:proofErr w:type="spellStart"/>
      <w:r>
        <w:t>int</w:t>
      </w:r>
      <w:proofErr w:type="spellEnd"/>
      <w:r>
        <w:t>{\</w:t>
      </w:r>
      <w:proofErr w:type="spellStart"/>
      <w:r>
        <w:t>frac</w:t>
      </w:r>
      <w:proofErr w:type="spellEnd"/>
      <w:r>
        <w:t>{</w:t>
      </w:r>
      <w:proofErr w:type="spellStart"/>
      <w:r>
        <w:t>dV</w:t>
      </w:r>
      <w:proofErr w:type="spellEnd"/>
      <w:r>
        <w:t>'}{R}\</w:t>
      </w:r>
      <w:proofErr w:type="spellStart"/>
      <w:r>
        <w:t>frac</w:t>
      </w:r>
      <w:proofErr w:type="spellEnd"/>
      <w:r>
        <w:t>{\</w:t>
      </w:r>
      <w:proofErr w:type="spellStart"/>
      <w:r>
        <w:t>partial</w:t>
      </w:r>
      <w:proofErr w:type="spellEnd"/>
      <w:r>
        <w:t xml:space="preserve"> \</w:t>
      </w:r>
      <w:proofErr w:type="spellStart"/>
      <w:r>
        <w:t>rho</w:t>
      </w:r>
      <w:proofErr w:type="spellEnd"/>
      <w:r>
        <w:t xml:space="preserve"> \</w:t>
      </w:r>
      <w:proofErr w:type="spellStart"/>
      <w:r>
        <w:t>left</w:t>
      </w:r>
      <w:proofErr w:type="spellEnd"/>
      <w:r>
        <w:t xml:space="preserve">( </w:t>
      </w:r>
      <w:proofErr w:type="spellStart"/>
      <w:r>
        <w:t>x',y',z',t</w:t>
      </w:r>
      <w:proofErr w:type="spellEnd"/>
      <w:r>
        <w:t>-\</w:t>
      </w:r>
      <w:proofErr w:type="spellStart"/>
      <w:r>
        <w:t>frac</w:t>
      </w:r>
      <w:proofErr w:type="spellEnd"/>
      <w:r>
        <w:t>{R}{v} \</w:t>
      </w:r>
      <w:proofErr w:type="spellStart"/>
      <w:r>
        <w:t>right</w:t>
      </w:r>
      <w:proofErr w:type="spellEnd"/>
      <w:r>
        <w:t>)}{\</w:t>
      </w:r>
      <w:proofErr w:type="spellStart"/>
      <w:r>
        <w:t>partial</w:t>
      </w:r>
      <w:proofErr w:type="spellEnd"/>
      <w:r>
        <w:t xml:space="preserve"> t'}}\ \]</w:t>
      </w:r>
    </w:p>
    <w:p w:rsidR="00B23C26" w:rsidRDefault="00B23C26" w:rsidP="00B23C26">
      <w:r>
        <w:t xml:space="preserve">Здесь следует обратить внимание, что приравнивание </w:t>
      </w:r>
      <w:r w:rsidR="00C77209">
        <w:t>$\</w:t>
      </w:r>
      <w:proofErr w:type="spellStart"/>
      <w:proofErr w:type="gramStart"/>
      <w:r w:rsidR="00C77209">
        <w:t>frac</w:t>
      </w:r>
      <w:proofErr w:type="spellEnd"/>
      <w:r w:rsidR="00C77209">
        <w:t>{</w:t>
      </w:r>
      <w:proofErr w:type="gramEnd"/>
      <w:r w:rsidR="00C77209">
        <w:t>\</w:t>
      </w:r>
      <w:proofErr w:type="spellStart"/>
      <w:r w:rsidR="00C77209">
        <w:t>partial</w:t>
      </w:r>
      <w:proofErr w:type="spellEnd"/>
      <w:r w:rsidR="00C77209">
        <w:t xml:space="preserve"> t'}{\</w:t>
      </w:r>
      <w:proofErr w:type="spellStart"/>
      <w:r w:rsidR="00C77209">
        <w:t>partial</w:t>
      </w:r>
      <w:proofErr w:type="spellEnd"/>
      <w:r w:rsidR="00C77209">
        <w:t xml:space="preserve"> t}$</w:t>
      </w:r>
      <w:r w:rsidR="00C77209" w:rsidRPr="00C77209">
        <w:t xml:space="preserve"> </w:t>
      </w:r>
      <w:r>
        <w:t>единице не корректно.</w:t>
      </w:r>
    </w:p>
    <w:p w:rsidR="00B23C26" w:rsidRDefault="00B23C26" w:rsidP="00B23C26">
      <w:r>
        <w:t xml:space="preserve">Чтобы это показать, найдём производную запаздывающего момента </w:t>
      </w:r>
      <w:r w:rsidR="00C77209">
        <w:t>$t'=t-\</w:t>
      </w:r>
      <w:proofErr w:type="spellStart"/>
      <w:r w:rsidR="00C77209">
        <w:t>frac</w:t>
      </w:r>
      <w:proofErr w:type="spellEnd"/>
      <w:r w:rsidR="00C77209">
        <w:t>{R}{</w:t>
      </w:r>
      <w:proofErr w:type="gramStart"/>
      <w:r w:rsidR="00C77209">
        <w:t>c}$</w:t>
      </w:r>
      <w:proofErr w:type="gramEnd"/>
      <w:r>
        <w:t xml:space="preserve">  по времени </w:t>
      </w:r>
      <w:r w:rsidR="00C77209">
        <w:t>\[\</w:t>
      </w:r>
      <w:proofErr w:type="spellStart"/>
      <w:r w:rsidR="00C77209">
        <w:t>frac</w:t>
      </w:r>
      <w:proofErr w:type="spellEnd"/>
      <w:r w:rsidR="00C77209">
        <w:t>{\</w:t>
      </w:r>
      <w:proofErr w:type="spellStart"/>
      <w:r w:rsidR="00C77209">
        <w:t>partial</w:t>
      </w:r>
      <w:proofErr w:type="spellEnd"/>
      <w:r w:rsidR="00C77209">
        <w:t xml:space="preserve"> t'}{\</w:t>
      </w:r>
      <w:proofErr w:type="spellStart"/>
      <w:r w:rsidR="00C77209">
        <w:t>partial</w:t>
      </w:r>
      <w:proofErr w:type="spellEnd"/>
      <w:r w:rsidR="00C77209">
        <w:t xml:space="preserve"> t}\]</w:t>
      </w:r>
    </w:p>
    <w:p w:rsidR="00B23C26" w:rsidRDefault="00B23C26" w:rsidP="00B23C26">
      <w:r>
        <w:lastRenderedPageBreak/>
        <w:t xml:space="preserve">Дифференцируя </w:t>
      </w:r>
      <w:proofErr w:type="gramStart"/>
      <w:r w:rsidR="00C77209">
        <w:t>\[</w:t>
      </w:r>
      <w:proofErr w:type="gramEnd"/>
      <w:r w:rsidR="00C77209">
        <w:t>R\</w:t>
      </w:r>
      <w:proofErr w:type="spellStart"/>
      <w:r w:rsidR="00C77209">
        <w:t>left</w:t>
      </w:r>
      <w:proofErr w:type="spellEnd"/>
      <w:r w:rsidR="00C77209">
        <w:t>( \</w:t>
      </w:r>
      <w:proofErr w:type="spellStart"/>
      <w:r w:rsidR="00C77209">
        <w:t>overrightarrow</w:t>
      </w:r>
      <w:proofErr w:type="spellEnd"/>
      <w:r w:rsidR="00C77209">
        <w:t>{x},\ \</w:t>
      </w:r>
      <w:proofErr w:type="spellStart"/>
      <w:r w:rsidR="00C77209">
        <w:t>overrightarrow</w:t>
      </w:r>
      <w:proofErr w:type="spellEnd"/>
      <w:r w:rsidR="00C77209">
        <w:t>{x'}\</w:t>
      </w:r>
      <w:proofErr w:type="spellStart"/>
      <w:r w:rsidR="00C77209">
        <w:t>left</w:t>
      </w:r>
      <w:proofErr w:type="spellEnd"/>
      <w:r w:rsidR="00C77209">
        <w:t>( t' \</w:t>
      </w:r>
      <w:proofErr w:type="spellStart"/>
      <w:r w:rsidR="00C77209">
        <w:t>right</w:t>
      </w:r>
      <w:proofErr w:type="spellEnd"/>
      <w:r w:rsidR="00C77209">
        <w:t>) \</w:t>
      </w:r>
      <w:proofErr w:type="spellStart"/>
      <w:r w:rsidR="00C77209">
        <w:t>right</w:t>
      </w:r>
      <w:proofErr w:type="spellEnd"/>
      <w:r w:rsidR="00C77209">
        <w:t>)=c\</w:t>
      </w:r>
      <w:proofErr w:type="spellStart"/>
      <w:r w:rsidR="00C77209">
        <w:t>left</w:t>
      </w:r>
      <w:proofErr w:type="spellEnd"/>
      <w:r w:rsidR="00C77209">
        <w:t>( t-t' \</w:t>
      </w:r>
      <w:proofErr w:type="spellStart"/>
      <w:r w:rsidR="00C77209">
        <w:t>right</w:t>
      </w:r>
      <w:proofErr w:type="spellEnd"/>
      <w:r w:rsidR="00C77209">
        <w:t>)\]</w:t>
      </w:r>
      <w:r>
        <w:t xml:space="preserve"> по </w:t>
      </w:r>
      <w:r w:rsidR="00C77209">
        <w:t>$t$</w:t>
      </w:r>
      <w:r>
        <w:t xml:space="preserve"> получаем </w:t>
      </w:r>
      <w:r w:rsidR="00C77209">
        <w:t>$\</w:t>
      </w:r>
      <w:proofErr w:type="spellStart"/>
      <w:r w:rsidR="00C77209">
        <w:t>frac</w:t>
      </w:r>
      <w:proofErr w:type="spellEnd"/>
      <w:r w:rsidR="00C77209">
        <w:t>{\</w:t>
      </w:r>
      <w:proofErr w:type="spellStart"/>
      <w:r w:rsidR="00C77209">
        <w:t>partial</w:t>
      </w:r>
      <w:proofErr w:type="spellEnd"/>
      <w:r w:rsidR="00C77209">
        <w:t xml:space="preserve"> R}{\</w:t>
      </w:r>
      <w:proofErr w:type="spellStart"/>
      <w:r w:rsidR="00C77209">
        <w:t>partial</w:t>
      </w:r>
      <w:proofErr w:type="spellEnd"/>
      <w:r w:rsidR="00C77209">
        <w:t xml:space="preserve"> t}=\</w:t>
      </w:r>
      <w:proofErr w:type="spellStart"/>
      <w:r w:rsidR="00C77209">
        <w:t>frac</w:t>
      </w:r>
      <w:proofErr w:type="spellEnd"/>
      <w:r w:rsidR="00C77209">
        <w:t>{\</w:t>
      </w:r>
      <w:proofErr w:type="spellStart"/>
      <w:r w:rsidR="00C77209">
        <w:t>partial</w:t>
      </w:r>
      <w:proofErr w:type="spellEnd"/>
      <w:r w:rsidR="00C77209">
        <w:t xml:space="preserve"> R}{\</w:t>
      </w:r>
      <w:proofErr w:type="spellStart"/>
      <w:r w:rsidR="00C77209">
        <w:t>partial</w:t>
      </w:r>
      <w:proofErr w:type="spellEnd"/>
      <w:r w:rsidR="00C77209">
        <w:t xml:space="preserve"> t'}\</w:t>
      </w:r>
      <w:proofErr w:type="spellStart"/>
      <w:r w:rsidR="00C77209">
        <w:t>frac</w:t>
      </w:r>
      <w:proofErr w:type="spellEnd"/>
      <w:r w:rsidR="00C77209">
        <w:t>{\</w:t>
      </w:r>
      <w:proofErr w:type="spellStart"/>
      <w:r w:rsidR="00C77209">
        <w:t>partial</w:t>
      </w:r>
      <w:proofErr w:type="spellEnd"/>
      <w:r w:rsidR="00C77209">
        <w:t xml:space="preserve"> t'}{\</w:t>
      </w:r>
      <w:proofErr w:type="spellStart"/>
      <w:r w:rsidR="00C77209">
        <w:t>partial</w:t>
      </w:r>
      <w:proofErr w:type="spellEnd"/>
      <w:r w:rsidR="00C77209">
        <w:t xml:space="preserve"> t}=c\</w:t>
      </w:r>
      <w:proofErr w:type="spellStart"/>
      <w:r w:rsidR="00C77209">
        <w:t>left</w:t>
      </w:r>
      <w:proofErr w:type="spellEnd"/>
      <w:r w:rsidR="00C77209">
        <w:t>( 1-\</w:t>
      </w:r>
      <w:proofErr w:type="spellStart"/>
      <w:r w:rsidR="00C77209">
        <w:t>frac</w:t>
      </w:r>
      <w:proofErr w:type="spellEnd"/>
      <w:r w:rsidR="00C77209">
        <w:t>{\</w:t>
      </w:r>
      <w:proofErr w:type="spellStart"/>
      <w:r w:rsidR="00C77209">
        <w:t>partial</w:t>
      </w:r>
      <w:proofErr w:type="spellEnd"/>
      <w:r w:rsidR="00C77209">
        <w:t xml:space="preserve"> t'}{\</w:t>
      </w:r>
      <w:proofErr w:type="spellStart"/>
      <w:r w:rsidR="00C77209">
        <w:t>partial</w:t>
      </w:r>
      <w:proofErr w:type="spellEnd"/>
      <w:r w:rsidR="00C77209">
        <w:t xml:space="preserve"> t} \</w:t>
      </w:r>
      <w:proofErr w:type="spellStart"/>
      <w:r w:rsidR="00C77209">
        <w:t>right</w:t>
      </w:r>
      <w:proofErr w:type="spellEnd"/>
      <w:r w:rsidR="00C77209">
        <w:t>)$</w:t>
      </w:r>
      <w:r>
        <w:t xml:space="preserve">. Значение </w:t>
      </w:r>
      <w:r w:rsidR="00C77209">
        <w:t>$\</w:t>
      </w:r>
      <w:proofErr w:type="spellStart"/>
      <w:proofErr w:type="gramStart"/>
      <w:r w:rsidR="00C77209">
        <w:t>frac</w:t>
      </w:r>
      <w:proofErr w:type="spellEnd"/>
      <w:r w:rsidR="00C77209">
        <w:t>{</w:t>
      </w:r>
      <w:proofErr w:type="gramEnd"/>
      <w:r w:rsidR="00C77209">
        <w:t>\</w:t>
      </w:r>
      <w:proofErr w:type="spellStart"/>
      <w:r w:rsidR="00C77209">
        <w:t>partial</w:t>
      </w:r>
      <w:proofErr w:type="spellEnd"/>
      <w:r w:rsidR="00C77209">
        <w:t xml:space="preserve"> R}{\</w:t>
      </w:r>
      <w:proofErr w:type="spellStart"/>
      <w:r w:rsidR="00C77209">
        <w:t>partial</w:t>
      </w:r>
      <w:proofErr w:type="spellEnd"/>
      <w:r w:rsidR="00C77209">
        <w:t xml:space="preserve"> t'}$</w:t>
      </w:r>
      <w:r>
        <w:t>находим так</w:t>
      </w:r>
    </w:p>
    <w:p w:rsidR="00B23C26" w:rsidRDefault="00C77209" w:rsidP="00B23C26">
      <w:r>
        <w:t>\[\</w:t>
      </w:r>
      <w:proofErr w:type="spellStart"/>
      <w:r>
        <w:t>frac</w:t>
      </w:r>
      <w:proofErr w:type="spellEnd"/>
      <w:r>
        <w:t>{\</w:t>
      </w:r>
      <w:proofErr w:type="spellStart"/>
      <w:r>
        <w:t>partial</w:t>
      </w:r>
      <w:proofErr w:type="spellEnd"/>
      <w:r>
        <w:t xml:space="preserve"> R\</w:t>
      </w:r>
      <w:proofErr w:type="spellStart"/>
      <w:r>
        <w:t>left</w:t>
      </w:r>
      <w:proofErr w:type="spellEnd"/>
      <w:r>
        <w:t>( t' \</w:t>
      </w:r>
      <w:proofErr w:type="spellStart"/>
      <w:r>
        <w:t>right</w:t>
      </w:r>
      <w:proofErr w:type="spellEnd"/>
      <w:r>
        <w:t>)}{\</w:t>
      </w:r>
      <w:proofErr w:type="spellStart"/>
      <w:r>
        <w:t>partial</w:t>
      </w:r>
      <w:proofErr w:type="spellEnd"/>
      <w:r>
        <w:t xml:space="preserve"> t'}=\</w:t>
      </w:r>
      <w:proofErr w:type="spellStart"/>
      <w:r>
        <w:t>frac</w:t>
      </w:r>
      <w:proofErr w:type="spellEnd"/>
      <w:r>
        <w:t>{\</w:t>
      </w:r>
      <w:proofErr w:type="spellStart"/>
      <w:r>
        <w:t>partial</w:t>
      </w:r>
      <w:proofErr w:type="spellEnd"/>
      <w:r>
        <w:t xml:space="preserve"> }{\</w:t>
      </w:r>
      <w:proofErr w:type="spellStart"/>
      <w:r>
        <w:t>partial</w:t>
      </w:r>
      <w:proofErr w:type="spellEnd"/>
      <w:r>
        <w:t xml:space="preserve"> t'}{{\</w:t>
      </w:r>
      <w:proofErr w:type="spellStart"/>
      <w:r>
        <w:t>left</w:t>
      </w:r>
      <w:proofErr w:type="spellEnd"/>
      <w:r>
        <w:t>( \</w:t>
      </w:r>
      <w:proofErr w:type="spellStart"/>
      <w:r>
        <w:t>overrightarrow</w:t>
      </w:r>
      <w:proofErr w:type="spellEnd"/>
      <w:r>
        <w:t>{R}\</w:t>
      </w:r>
      <w:proofErr w:type="spellStart"/>
      <w:r>
        <w:t>cdot</w:t>
      </w:r>
      <w:proofErr w:type="spellEnd"/>
      <w:r>
        <w:t xml:space="preserve"> \</w:t>
      </w:r>
      <w:proofErr w:type="spellStart"/>
      <w:r>
        <w:t>overrightarrow</w:t>
      </w:r>
      <w:proofErr w:type="spellEnd"/>
      <w:r>
        <w:t>{R} \</w:t>
      </w:r>
      <w:proofErr w:type="spellStart"/>
      <w:r>
        <w:t>right</w:t>
      </w:r>
      <w:proofErr w:type="spellEnd"/>
      <w:r>
        <w:t>)}^{{}^{1}/{}_{2}}}=\</w:t>
      </w:r>
      <w:proofErr w:type="spellStart"/>
      <w:r>
        <w:t>frac</w:t>
      </w:r>
      <w:proofErr w:type="spellEnd"/>
      <w:r>
        <w:t>{1}{2}{{\</w:t>
      </w:r>
      <w:proofErr w:type="spellStart"/>
      <w:r>
        <w:t>left</w:t>
      </w:r>
      <w:proofErr w:type="spellEnd"/>
      <w:r>
        <w:t>( \</w:t>
      </w:r>
      <w:proofErr w:type="spellStart"/>
      <w:r>
        <w:t>overrightarrow</w:t>
      </w:r>
      <w:proofErr w:type="spellEnd"/>
      <w:r>
        <w:t>{R}\</w:t>
      </w:r>
      <w:proofErr w:type="spellStart"/>
      <w:r>
        <w:t>cdot</w:t>
      </w:r>
      <w:proofErr w:type="spellEnd"/>
      <w:r>
        <w:t xml:space="preserve"> \</w:t>
      </w:r>
      <w:proofErr w:type="spellStart"/>
      <w:r>
        <w:t>overrightarrow</w:t>
      </w:r>
      <w:proofErr w:type="spellEnd"/>
      <w:r>
        <w:t>{R} \</w:t>
      </w:r>
      <w:proofErr w:type="spellStart"/>
      <w:r>
        <w:t>right</w:t>
      </w:r>
      <w:proofErr w:type="spellEnd"/>
      <w:r>
        <w:t>)}^{-{}^{1}/{}_{2}}}\</w:t>
      </w:r>
      <w:proofErr w:type="spellStart"/>
      <w:r>
        <w:t>frac</w:t>
      </w:r>
      <w:proofErr w:type="spellEnd"/>
      <w:r>
        <w:t>{\</w:t>
      </w:r>
      <w:proofErr w:type="spellStart"/>
      <w:r>
        <w:t>partial</w:t>
      </w:r>
      <w:proofErr w:type="spellEnd"/>
      <w:r>
        <w:t xml:space="preserve"> }{\</w:t>
      </w:r>
      <w:proofErr w:type="spellStart"/>
      <w:r>
        <w:t>partial</w:t>
      </w:r>
      <w:proofErr w:type="spellEnd"/>
      <w:r>
        <w:t xml:space="preserve"> t'}\</w:t>
      </w:r>
      <w:proofErr w:type="spellStart"/>
      <w:r>
        <w:t>left</w:t>
      </w:r>
      <w:proofErr w:type="spellEnd"/>
      <w:r>
        <w:t>( \</w:t>
      </w:r>
      <w:proofErr w:type="spellStart"/>
      <w:r>
        <w:t>overrightarrow</w:t>
      </w:r>
      <w:proofErr w:type="spellEnd"/>
      <w:r>
        <w:t>{R}\</w:t>
      </w:r>
      <w:proofErr w:type="spellStart"/>
      <w:r>
        <w:t>cdot</w:t>
      </w:r>
      <w:proofErr w:type="spellEnd"/>
      <w:r>
        <w:t xml:space="preserve"> \</w:t>
      </w:r>
      <w:proofErr w:type="spellStart"/>
      <w:r>
        <w:t>overrightarrow</w:t>
      </w:r>
      <w:proofErr w:type="spellEnd"/>
      <w:r>
        <w:t>{R} \</w:t>
      </w:r>
      <w:proofErr w:type="spellStart"/>
      <w:r>
        <w:t>right</w:t>
      </w:r>
      <w:proofErr w:type="spellEnd"/>
      <w:r>
        <w:t>)=\</w:t>
      </w:r>
      <w:proofErr w:type="spellStart"/>
      <w:r>
        <w:t>frac</w:t>
      </w:r>
      <w:proofErr w:type="spellEnd"/>
      <w:r>
        <w:t>{1}{2R}\</w:t>
      </w:r>
      <w:proofErr w:type="spellStart"/>
      <w:r>
        <w:t>left</w:t>
      </w:r>
      <w:proofErr w:type="spellEnd"/>
      <w:r>
        <w:t>( \</w:t>
      </w:r>
      <w:proofErr w:type="spellStart"/>
      <w:r>
        <w:t>overrightarrow</w:t>
      </w:r>
      <w:proofErr w:type="spellEnd"/>
      <w:r>
        <w:t>{R}\</w:t>
      </w:r>
      <w:proofErr w:type="spellStart"/>
      <w:r>
        <w:t>cdot</w:t>
      </w:r>
      <w:proofErr w:type="spellEnd"/>
      <w:r>
        <w:t xml:space="preserve"> \</w:t>
      </w:r>
      <w:proofErr w:type="spellStart"/>
      <w:r>
        <w:t>frac</w:t>
      </w:r>
      <w:proofErr w:type="spellEnd"/>
      <w:r>
        <w:t>{\</w:t>
      </w:r>
      <w:proofErr w:type="spellStart"/>
      <w:r>
        <w:t>partial</w:t>
      </w:r>
      <w:proofErr w:type="spellEnd"/>
      <w:r>
        <w:t xml:space="preserve"> \</w:t>
      </w:r>
      <w:proofErr w:type="spellStart"/>
      <w:r>
        <w:t>overrightarrow</w:t>
      </w:r>
      <w:proofErr w:type="spellEnd"/>
      <w:r>
        <w:t>{R}}{\</w:t>
      </w:r>
      <w:proofErr w:type="spellStart"/>
      <w:r>
        <w:t>partial</w:t>
      </w:r>
      <w:proofErr w:type="spellEnd"/>
      <w:r>
        <w:t xml:space="preserve"> t'}+\</w:t>
      </w:r>
      <w:proofErr w:type="spellStart"/>
      <w:r>
        <w:t>frac</w:t>
      </w:r>
      <w:proofErr w:type="spellEnd"/>
      <w:r>
        <w:t>{\</w:t>
      </w:r>
      <w:proofErr w:type="spellStart"/>
      <w:r>
        <w:t>partial</w:t>
      </w:r>
      <w:proofErr w:type="spellEnd"/>
      <w:r>
        <w:t xml:space="preserve"> \</w:t>
      </w:r>
      <w:proofErr w:type="spellStart"/>
      <w:r>
        <w:t>overrightarrow</w:t>
      </w:r>
      <w:proofErr w:type="spellEnd"/>
      <w:r>
        <w:t>{R}}{\</w:t>
      </w:r>
      <w:proofErr w:type="spellStart"/>
      <w:r>
        <w:t>partial</w:t>
      </w:r>
      <w:proofErr w:type="spellEnd"/>
      <w:r>
        <w:t xml:space="preserve"> t'}\</w:t>
      </w:r>
      <w:proofErr w:type="spellStart"/>
      <w:r>
        <w:t>cdot</w:t>
      </w:r>
      <w:proofErr w:type="spellEnd"/>
      <w:r>
        <w:t xml:space="preserve"> \</w:t>
      </w:r>
      <w:proofErr w:type="spellStart"/>
      <w:r>
        <w:t>overrightarrow</w:t>
      </w:r>
      <w:proofErr w:type="spellEnd"/>
      <w:r>
        <w:t>{R} \</w:t>
      </w:r>
      <w:proofErr w:type="spellStart"/>
      <w:r>
        <w:t>right</w:t>
      </w:r>
      <w:proofErr w:type="spellEnd"/>
      <w:r>
        <w:t>)=\</w:t>
      </w:r>
      <w:proofErr w:type="spellStart"/>
      <w:r>
        <w:t>frac</w:t>
      </w:r>
      <w:proofErr w:type="spellEnd"/>
      <w:r>
        <w:t>{\</w:t>
      </w:r>
      <w:proofErr w:type="spellStart"/>
      <w:r>
        <w:t>overrightarrow</w:t>
      </w:r>
      <w:proofErr w:type="spellEnd"/>
      <w:r>
        <w:t>{R}\</w:t>
      </w:r>
      <w:proofErr w:type="spellStart"/>
      <w:r>
        <w:t>left</w:t>
      </w:r>
      <w:proofErr w:type="spellEnd"/>
      <w:r>
        <w:t>( t' \</w:t>
      </w:r>
      <w:proofErr w:type="spellStart"/>
      <w:r>
        <w:t>right</w:t>
      </w:r>
      <w:proofErr w:type="spellEnd"/>
      <w:r>
        <w:t>)}{R\</w:t>
      </w:r>
      <w:proofErr w:type="spellStart"/>
      <w:r>
        <w:t>left</w:t>
      </w:r>
      <w:proofErr w:type="spellEnd"/>
      <w:r>
        <w:t>( t' \</w:t>
      </w:r>
      <w:proofErr w:type="spellStart"/>
      <w:r>
        <w:t>right</w:t>
      </w:r>
      <w:proofErr w:type="spellEnd"/>
      <w:r>
        <w:t>)}\</w:t>
      </w:r>
      <w:proofErr w:type="spellStart"/>
      <w:r>
        <w:t>cdot</w:t>
      </w:r>
      <w:proofErr w:type="spellEnd"/>
      <w:r>
        <w:t xml:space="preserve"> \</w:t>
      </w:r>
      <w:proofErr w:type="spellStart"/>
      <w:r>
        <w:t>frac</w:t>
      </w:r>
      <w:proofErr w:type="spellEnd"/>
      <w:r>
        <w:t>{\</w:t>
      </w:r>
      <w:proofErr w:type="spellStart"/>
      <w:r>
        <w:t>partial</w:t>
      </w:r>
      <w:proofErr w:type="spellEnd"/>
      <w:r>
        <w:t xml:space="preserve"> \</w:t>
      </w:r>
      <w:proofErr w:type="spellStart"/>
      <w:r>
        <w:t>overrightarrow</w:t>
      </w:r>
      <w:proofErr w:type="spellEnd"/>
      <w:r>
        <w:t>{R}\</w:t>
      </w:r>
      <w:proofErr w:type="spellStart"/>
      <w:r>
        <w:t>left</w:t>
      </w:r>
      <w:proofErr w:type="spellEnd"/>
      <w:r>
        <w:t>( t' \</w:t>
      </w:r>
      <w:proofErr w:type="spellStart"/>
      <w:r>
        <w:t>right</w:t>
      </w:r>
      <w:proofErr w:type="spellEnd"/>
      <w:r>
        <w:t>)}{\</w:t>
      </w:r>
      <w:proofErr w:type="spellStart"/>
      <w:r>
        <w:t>partial</w:t>
      </w:r>
      <w:proofErr w:type="spellEnd"/>
      <w:r>
        <w:t xml:space="preserve"> t'}=-\</w:t>
      </w:r>
      <w:proofErr w:type="spellStart"/>
      <w:r>
        <w:t>frac</w:t>
      </w:r>
      <w:proofErr w:type="spellEnd"/>
      <w:r>
        <w:t>{\</w:t>
      </w:r>
      <w:proofErr w:type="spellStart"/>
      <w:r>
        <w:t>overrightarrow</w:t>
      </w:r>
      <w:proofErr w:type="spellEnd"/>
      <w:r>
        <w:t>{R}\</w:t>
      </w:r>
      <w:proofErr w:type="spellStart"/>
      <w:r>
        <w:t>cdot</w:t>
      </w:r>
      <w:proofErr w:type="spellEnd"/>
      <w:r>
        <w:t xml:space="preserve"> \</w:t>
      </w:r>
      <w:proofErr w:type="spellStart"/>
      <w:r>
        <w:t>overrightarrow</w:t>
      </w:r>
      <w:proofErr w:type="spellEnd"/>
      <w:r>
        <w:t>{v}}{R}\]</w:t>
      </w:r>
    </w:p>
    <w:p w:rsidR="00B23C26" w:rsidRDefault="00B23C26" w:rsidP="00B23C26">
      <w:r>
        <w:t xml:space="preserve">Далее учитывая что </w:t>
      </w:r>
      <w:r w:rsidR="00C77209">
        <w:t>$\</w:t>
      </w:r>
      <w:proofErr w:type="spellStart"/>
      <w:r w:rsidR="00C77209">
        <w:t>frac</w:t>
      </w:r>
      <w:proofErr w:type="spellEnd"/>
      <w:r w:rsidR="00C77209">
        <w:t>{\</w:t>
      </w:r>
      <w:proofErr w:type="spellStart"/>
      <w:r w:rsidR="00C77209">
        <w:t>partial</w:t>
      </w:r>
      <w:proofErr w:type="spellEnd"/>
      <w:r w:rsidR="00C77209">
        <w:t xml:space="preserve"> \</w:t>
      </w:r>
      <w:proofErr w:type="spellStart"/>
      <w:r w:rsidR="00C77209">
        <w:t>overrightarrow</w:t>
      </w:r>
      <w:proofErr w:type="spellEnd"/>
      <w:r w:rsidR="00C77209">
        <w:t>{R}}{\</w:t>
      </w:r>
      <w:proofErr w:type="spellStart"/>
      <w:r w:rsidR="00C77209">
        <w:t>partial</w:t>
      </w:r>
      <w:proofErr w:type="spellEnd"/>
      <w:r w:rsidR="00C77209">
        <w:t xml:space="preserve"> t'}=-\</w:t>
      </w:r>
      <w:proofErr w:type="spellStart"/>
      <w:r w:rsidR="00C77209">
        <w:t>overrightarrow</w:t>
      </w:r>
      <w:proofErr w:type="spellEnd"/>
      <w:r w:rsidR="00C77209">
        <w:t>{v}\</w:t>
      </w:r>
      <w:proofErr w:type="spellStart"/>
      <w:r w:rsidR="00C77209">
        <w:t>left</w:t>
      </w:r>
      <w:proofErr w:type="spellEnd"/>
      <w:r w:rsidR="00C77209">
        <w:t>( t' \</w:t>
      </w:r>
      <w:proofErr w:type="spellStart"/>
      <w:r w:rsidR="00C77209">
        <w:t>right</w:t>
      </w:r>
      <w:proofErr w:type="spellEnd"/>
      <w:r w:rsidR="00C77209">
        <w:t>)$</w:t>
      </w:r>
      <w:r>
        <w:t xml:space="preserve"> имеем </w:t>
      </w:r>
      <w:r w:rsidR="00C77209">
        <w:t>\[\</w:t>
      </w:r>
      <w:proofErr w:type="spellStart"/>
      <w:r w:rsidR="00C77209">
        <w:t>frac</w:t>
      </w:r>
      <w:proofErr w:type="spellEnd"/>
      <w:r w:rsidR="00C77209">
        <w:t>{\</w:t>
      </w:r>
      <w:proofErr w:type="spellStart"/>
      <w:r w:rsidR="00C77209">
        <w:t>partial</w:t>
      </w:r>
      <w:proofErr w:type="spellEnd"/>
      <w:r w:rsidR="00C77209">
        <w:t xml:space="preserve"> R}{\</w:t>
      </w:r>
      <w:proofErr w:type="spellStart"/>
      <w:r w:rsidR="00C77209">
        <w:t>partial</w:t>
      </w:r>
      <w:proofErr w:type="spellEnd"/>
      <w:r w:rsidR="00C77209">
        <w:t xml:space="preserve"> t'}=-\</w:t>
      </w:r>
      <w:proofErr w:type="spellStart"/>
      <w:r w:rsidR="00C77209">
        <w:t>frac</w:t>
      </w:r>
      <w:proofErr w:type="spellEnd"/>
      <w:r w:rsidR="00C77209">
        <w:t>{\</w:t>
      </w:r>
      <w:proofErr w:type="spellStart"/>
      <w:r w:rsidR="00C77209">
        <w:t>overrightarrow</w:t>
      </w:r>
      <w:proofErr w:type="spellEnd"/>
      <w:r w:rsidR="00C77209">
        <w:t>{R}}{R}\</w:t>
      </w:r>
      <w:proofErr w:type="spellStart"/>
      <w:r w:rsidR="00C77209">
        <w:t>cdot</w:t>
      </w:r>
      <w:proofErr w:type="spellEnd"/>
      <w:r w:rsidR="00C77209">
        <w:t xml:space="preserve"> \</w:t>
      </w:r>
      <w:proofErr w:type="spellStart"/>
      <w:r w:rsidR="00C77209">
        <w:t>overrightarrow</w:t>
      </w:r>
      <w:proofErr w:type="spellEnd"/>
      <w:r w:rsidR="00C77209">
        <w:t>{v}\]</w:t>
      </w:r>
      <w:r>
        <w:t xml:space="preserve"> теперь </w:t>
      </w:r>
      <w:r w:rsidR="00C77209">
        <w:t>$\</w:t>
      </w:r>
      <w:proofErr w:type="spellStart"/>
      <w:r w:rsidR="00C77209">
        <w:t>frac</w:t>
      </w:r>
      <w:proofErr w:type="spellEnd"/>
      <w:r w:rsidR="00C77209">
        <w:t>{\</w:t>
      </w:r>
      <w:proofErr w:type="spellStart"/>
      <w:r w:rsidR="00C77209">
        <w:t>partial</w:t>
      </w:r>
      <w:proofErr w:type="spellEnd"/>
      <w:r w:rsidR="00C77209">
        <w:t xml:space="preserve"> R}{\</w:t>
      </w:r>
      <w:proofErr w:type="spellStart"/>
      <w:r w:rsidR="00C77209">
        <w:t>partial</w:t>
      </w:r>
      <w:proofErr w:type="spellEnd"/>
      <w:r w:rsidR="00C77209">
        <w:t xml:space="preserve"> t'}\</w:t>
      </w:r>
      <w:proofErr w:type="spellStart"/>
      <w:r w:rsidR="00C77209">
        <w:t>frac</w:t>
      </w:r>
      <w:proofErr w:type="spellEnd"/>
      <w:r w:rsidR="00C77209">
        <w:t>{\</w:t>
      </w:r>
      <w:proofErr w:type="spellStart"/>
      <w:r w:rsidR="00C77209">
        <w:t>partial</w:t>
      </w:r>
      <w:proofErr w:type="spellEnd"/>
      <w:r w:rsidR="00C77209">
        <w:t xml:space="preserve"> t'}{\</w:t>
      </w:r>
      <w:proofErr w:type="spellStart"/>
      <w:r w:rsidR="00C77209">
        <w:t>partial</w:t>
      </w:r>
      <w:proofErr w:type="spellEnd"/>
      <w:r w:rsidR="00C77209">
        <w:t xml:space="preserve"> t}=c\</w:t>
      </w:r>
      <w:proofErr w:type="spellStart"/>
      <w:r w:rsidR="00C77209">
        <w:t>left</w:t>
      </w:r>
      <w:proofErr w:type="spellEnd"/>
      <w:r w:rsidR="00C77209">
        <w:t>( 1-\</w:t>
      </w:r>
      <w:proofErr w:type="spellStart"/>
      <w:r w:rsidR="00C77209">
        <w:t>frac</w:t>
      </w:r>
      <w:proofErr w:type="spellEnd"/>
      <w:r w:rsidR="00C77209">
        <w:t>{\</w:t>
      </w:r>
      <w:proofErr w:type="spellStart"/>
      <w:r w:rsidR="00C77209">
        <w:t>partial</w:t>
      </w:r>
      <w:proofErr w:type="spellEnd"/>
      <w:r w:rsidR="00C77209">
        <w:t xml:space="preserve"> t'}{\</w:t>
      </w:r>
      <w:proofErr w:type="spellStart"/>
      <w:r w:rsidR="00C77209">
        <w:t>partial</w:t>
      </w:r>
      <w:proofErr w:type="spellEnd"/>
      <w:r w:rsidR="00C77209">
        <w:t xml:space="preserve"> t} \</w:t>
      </w:r>
      <w:proofErr w:type="spellStart"/>
      <w:r w:rsidR="00C77209">
        <w:t>right</w:t>
      </w:r>
      <w:proofErr w:type="spellEnd"/>
      <w:r w:rsidR="00C77209">
        <w:t>)$</w:t>
      </w:r>
      <w:r>
        <w:t xml:space="preserve">преобразуется к </w:t>
      </w:r>
      <w:r w:rsidR="00C77209">
        <w:t>$-\</w:t>
      </w:r>
      <w:proofErr w:type="spellStart"/>
      <w:r w:rsidR="00C77209">
        <w:t>frac</w:t>
      </w:r>
      <w:proofErr w:type="spellEnd"/>
      <w:r w:rsidR="00C77209">
        <w:t>{\</w:t>
      </w:r>
      <w:proofErr w:type="spellStart"/>
      <w:r w:rsidR="00C77209">
        <w:t>overrightarrow</w:t>
      </w:r>
      <w:proofErr w:type="spellEnd"/>
      <w:r w:rsidR="00C77209">
        <w:t>{R}\</w:t>
      </w:r>
      <w:proofErr w:type="spellStart"/>
      <w:r w:rsidR="00C77209">
        <w:t>cdot</w:t>
      </w:r>
      <w:proofErr w:type="spellEnd"/>
      <w:r w:rsidR="00C77209">
        <w:t xml:space="preserve"> \</w:t>
      </w:r>
      <w:proofErr w:type="spellStart"/>
      <w:r w:rsidR="00C77209">
        <w:t>overrightarrow</w:t>
      </w:r>
      <w:proofErr w:type="spellEnd"/>
      <w:r w:rsidR="00C77209">
        <w:t>{v}}{</w:t>
      </w:r>
      <w:proofErr w:type="spellStart"/>
      <w:r w:rsidR="00C77209">
        <w:t>cR</w:t>
      </w:r>
      <w:proofErr w:type="spellEnd"/>
      <w:r w:rsidR="00C77209">
        <w:t>}\</w:t>
      </w:r>
      <w:proofErr w:type="spellStart"/>
      <w:r w:rsidR="00C77209">
        <w:t>frac</w:t>
      </w:r>
      <w:proofErr w:type="spellEnd"/>
      <w:r w:rsidR="00C77209">
        <w:t>{\</w:t>
      </w:r>
      <w:proofErr w:type="spellStart"/>
      <w:r w:rsidR="00C77209">
        <w:t>partial</w:t>
      </w:r>
      <w:proofErr w:type="spellEnd"/>
      <w:r w:rsidR="00C77209">
        <w:t xml:space="preserve"> t'}{\</w:t>
      </w:r>
      <w:proofErr w:type="spellStart"/>
      <w:r w:rsidR="00C77209">
        <w:t>partial</w:t>
      </w:r>
      <w:proofErr w:type="spellEnd"/>
      <w:r w:rsidR="00C77209">
        <w:t xml:space="preserve"> t}=1-\</w:t>
      </w:r>
      <w:proofErr w:type="spellStart"/>
      <w:r w:rsidR="00C77209">
        <w:t>frac</w:t>
      </w:r>
      <w:proofErr w:type="spellEnd"/>
      <w:r w:rsidR="00C77209">
        <w:t>{\</w:t>
      </w:r>
      <w:proofErr w:type="spellStart"/>
      <w:r w:rsidR="00C77209">
        <w:t>partial</w:t>
      </w:r>
      <w:proofErr w:type="spellEnd"/>
      <w:r w:rsidR="00C77209">
        <w:t xml:space="preserve"> t'}{\</w:t>
      </w:r>
      <w:proofErr w:type="spellStart"/>
      <w:r w:rsidR="00C77209">
        <w:t>partial</w:t>
      </w:r>
      <w:proofErr w:type="spellEnd"/>
      <w:r w:rsidR="00C77209">
        <w:t xml:space="preserve"> t}$</w:t>
      </w:r>
      <w:r>
        <w:t xml:space="preserve"> решая которое получаем </w:t>
      </w:r>
      <w:r w:rsidR="00C77209">
        <w:t>\[\</w:t>
      </w:r>
      <w:proofErr w:type="spellStart"/>
      <w:r w:rsidR="00C77209">
        <w:t>frac</w:t>
      </w:r>
      <w:proofErr w:type="spellEnd"/>
      <w:r w:rsidR="00C77209">
        <w:t>{\</w:t>
      </w:r>
      <w:proofErr w:type="spellStart"/>
      <w:r w:rsidR="00C77209">
        <w:t>partial</w:t>
      </w:r>
      <w:proofErr w:type="spellEnd"/>
      <w:r w:rsidR="00C77209">
        <w:t xml:space="preserve"> t'}{\</w:t>
      </w:r>
      <w:proofErr w:type="spellStart"/>
      <w:r w:rsidR="00C77209">
        <w:t>partial</w:t>
      </w:r>
      <w:proofErr w:type="spellEnd"/>
      <w:r w:rsidR="00C77209">
        <w:t xml:space="preserve"> t}=\</w:t>
      </w:r>
      <w:proofErr w:type="spellStart"/>
      <w:r w:rsidR="00C77209">
        <w:t>frac</w:t>
      </w:r>
      <w:proofErr w:type="spellEnd"/>
      <w:r w:rsidR="00C77209">
        <w:t>{1}{1-\</w:t>
      </w:r>
      <w:proofErr w:type="spellStart"/>
      <w:r w:rsidR="00C77209">
        <w:t>frac</w:t>
      </w:r>
      <w:proofErr w:type="spellEnd"/>
      <w:r w:rsidR="00C77209">
        <w:t>{\</w:t>
      </w:r>
      <w:proofErr w:type="spellStart"/>
      <w:r w:rsidR="00C77209">
        <w:t>overrightarrow</w:t>
      </w:r>
      <w:proofErr w:type="spellEnd"/>
      <w:r w:rsidR="00C77209">
        <w:t>{v}\</w:t>
      </w:r>
      <w:proofErr w:type="spellStart"/>
      <w:r w:rsidR="00C77209">
        <w:t>cdot</w:t>
      </w:r>
      <w:proofErr w:type="spellEnd"/>
      <w:r w:rsidR="00C77209">
        <w:t xml:space="preserve"> \</w:t>
      </w:r>
      <w:proofErr w:type="spellStart"/>
      <w:r w:rsidR="00C77209">
        <w:t>overrightarrow</w:t>
      </w:r>
      <w:proofErr w:type="spellEnd"/>
      <w:r w:rsidR="00C77209">
        <w:t>{R}}{</w:t>
      </w:r>
      <w:proofErr w:type="spellStart"/>
      <w:r w:rsidR="00C77209">
        <w:t>Rc</w:t>
      </w:r>
      <w:proofErr w:type="spellEnd"/>
      <w:r w:rsidR="00C77209">
        <w:t>}}\]</w:t>
      </w:r>
    </w:p>
    <w:p w:rsidR="00B23C26" w:rsidRDefault="00B23C26" w:rsidP="00B23C26">
      <w:r>
        <w:t>Отсюда правильно производную скалярного потенциала по времени записать так</w:t>
      </w:r>
      <w:r>
        <w:br/>
      </w:r>
      <w:r w:rsidR="00C77209">
        <w:t>\[-\</w:t>
      </w:r>
      <w:proofErr w:type="spellStart"/>
      <w:r w:rsidR="00C77209">
        <w:t>frac</w:t>
      </w:r>
      <w:proofErr w:type="spellEnd"/>
      <w:r w:rsidR="00C77209">
        <w:t>{\</w:t>
      </w:r>
      <w:proofErr w:type="spellStart"/>
      <w:r w:rsidR="00C77209">
        <w:t>varepsilon</w:t>
      </w:r>
      <w:proofErr w:type="spellEnd"/>
      <w:r w:rsidR="00C77209">
        <w:t xml:space="preserve"> \</w:t>
      </w:r>
      <w:proofErr w:type="spellStart"/>
      <w:r w:rsidR="00C77209">
        <w:t>mu</w:t>
      </w:r>
      <w:proofErr w:type="spellEnd"/>
      <w:r w:rsidR="00C77209">
        <w:t xml:space="preserve"> }{c}\</w:t>
      </w:r>
      <w:proofErr w:type="spellStart"/>
      <w:r w:rsidR="00C77209">
        <w:t>frac</w:t>
      </w:r>
      <w:proofErr w:type="spellEnd"/>
      <w:r w:rsidR="00C77209">
        <w:t>{\</w:t>
      </w:r>
      <w:proofErr w:type="spellStart"/>
      <w:r w:rsidR="00C77209">
        <w:t>partial</w:t>
      </w:r>
      <w:proofErr w:type="spellEnd"/>
      <w:r w:rsidR="00C77209">
        <w:t xml:space="preserve"> \</w:t>
      </w:r>
      <w:proofErr w:type="spellStart"/>
      <w:r w:rsidR="00C77209">
        <w:t>varphi</w:t>
      </w:r>
      <w:proofErr w:type="spellEnd"/>
      <w:r w:rsidR="00C77209">
        <w:t xml:space="preserve"> \</w:t>
      </w:r>
      <w:proofErr w:type="spellStart"/>
      <w:r w:rsidR="00C77209">
        <w:t>left</w:t>
      </w:r>
      <w:proofErr w:type="spellEnd"/>
      <w:r w:rsidR="00C77209">
        <w:t xml:space="preserve">( </w:t>
      </w:r>
      <w:proofErr w:type="spellStart"/>
      <w:r w:rsidR="00C77209">
        <w:t>x,y,z,t</w:t>
      </w:r>
      <w:proofErr w:type="spellEnd"/>
      <w:r w:rsidR="00C77209">
        <w:t xml:space="preserve"> \</w:t>
      </w:r>
      <w:proofErr w:type="spellStart"/>
      <w:r w:rsidR="00C77209">
        <w:t>right</w:t>
      </w:r>
      <w:proofErr w:type="spellEnd"/>
      <w:r w:rsidR="00C77209">
        <w:t>)}{\</w:t>
      </w:r>
      <w:proofErr w:type="spellStart"/>
      <w:r w:rsidR="00C77209">
        <w:t>partial</w:t>
      </w:r>
      <w:proofErr w:type="spellEnd"/>
      <w:r w:rsidR="00C77209">
        <w:t xml:space="preserve"> t}=-\</w:t>
      </w:r>
      <w:proofErr w:type="spellStart"/>
      <w:r w:rsidR="00C77209">
        <w:t>frac</w:t>
      </w:r>
      <w:proofErr w:type="spellEnd"/>
      <w:r w:rsidR="00C77209">
        <w:t>{\</w:t>
      </w:r>
      <w:proofErr w:type="spellStart"/>
      <w:r w:rsidR="00C77209">
        <w:t>mu</w:t>
      </w:r>
      <w:proofErr w:type="spellEnd"/>
      <w:r w:rsidR="00C77209">
        <w:t xml:space="preserve"> }{c}\</w:t>
      </w:r>
      <w:proofErr w:type="spellStart"/>
      <w:r w:rsidR="00C77209">
        <w:t>int</w:t>
      </w:r>
      <w:proofErr w:type="spellEnd"/>
      <w:r w:rsidR="00C77209">
        <w:t>{\</w:t>
      </w:r>
      <w:proofErr w:type="spellStart"/>
      <w:r w:rsidR="00C77209">
        <w:t>frac</w:t>
      </w:r>
      <w:proofErr w:type="spellEnd"/>
      <w:r w:rsidR="00C77209">
        <w:t>{</w:t>
      </w:r>
      <w:proofErr w:type="spellStart"/>
      <w:r w:rsidR="00C77209">
        <w:t>dV</w:t>
      </w:r>
      <w:proofErr w:type="spellEnd"/>
      <w:r w:rsidR="00C77209">
        <w:t>'}{R-\</w:t>
      </w:r>
      <w:proofErr w:type="spellStart"/>
      <w:r w:rsidR="00C77209">
        <w:t>frac</w:t>
      </w:r>
      <w:proofErr w:type="spellEnd"/>
      <w:r w:rsidR="00C77209">
        <w:t>{\</w:t>
      </w:r>
      <w:proofErr w:type="spellStart"/>
      <w:r w:rsidR="00C77209">
        <w:t>overrightarrow</w:t>
      </w:r>
      <w:proofErr w:type="spellEnd"/>
      <w:r w:rsidR="00C77209">
        <w:t>{v}\</w:t>
      </w:r>
      <w:proofErr w:type="spellStart"/>
      <w:r w:rsidR="00C77209">
        <w:t>cdot</w:t>
      </w:r>
      <w:proofErr w:type="spellEnd"/>
      <w:r w:rsidR="00C77209">
        <w:t xml:space="preserve"> \</w:t>
      </w:r>
      <w:proofErr w:type="spellStart"/>
      <w:r w:rsidR="00C77209">
        <w:t>overrightarrow</w:t>
      </w:r>
      <w:proofErr w:type="spellEnd"/>
      <w:r w:rsidR="00C77209">
        <w:t>{R}}{c}}\</w:t>
      </w:r>
      <w:proofErr w:type="spellStart"/>
      <w:r w:rsidR="00C77209">
        <w:t>frac</w:t>
      </w:r>
      <w:proofErr w:type="spellEnd"/>
      <w:r w:rsidR="00C77209">
        <w:t>{\</w:t>
      </w:r>
      <w:proofErr w:type="spellStart"/>
      <w:r w:rsidR="00C77209">
        <w:t>partial</w:t>
      </w:r>
      <w:proofErr w:type="spellEnd"/>
      <w:r w:rsidR="00C77209">
        <w:t xml:space="preserve"> \</w:t>
      </w:r>
      <w:proofErr w:type="spellStart"/>
      <w:r w:rsidR="00C77209">
        <w:t>rho</w:t>
      </w:r>
      <w:proofErr w:type="spellEnd"/>
      <w:r w:rsidR="00C77209">
        <w:t xml:space="preserve"> \</w:t>
      </w:r>
      <w:proofErr w:type="spellStart"/>
      <w:r w:rsidR="00C77209">
        <w:t>left</w:t>
      </w:r>
      <w:proofErr w:type="spellEnd"/>
      <w:r w:rsidR="00C77209">
        <w:t xml:space="preserve">( </w:t>
      </w:r>
      <w:proofErr w:type="spellStart"/>
      <w:r w:rsidR="00C77209">
        <w:t>x',y',z',t</w:t>
      </w:r>
      <w:proofErr w:type="spellEnd"/>
      <w:r w:rsidR="00C77209">
        <w:t>-\</w:t>
      </w:r>
      <w:proofErr w:type="spellStart"/>
      <w:r w:rsidR="00C77209">
        <w:t>frac</w:t>
      </w:r>
      <w:proofErr w:type="spellEnd"/>
      <w:r w:rsidR="00C77209">
        <w:t>{R}{v} \</w:t>
      </w:r>
      <w:proofErr w:type="spellStart"/>
      <w:r w:rsidR="00C77209">
        <w:t>right</w:t>
      </w:r>
      <w:proofErr w:type="spellEnd"/>
      <w:r w:rsidR="00C77209">
        <w:t>)}{\</w:t>
      </w:r>
      <w:proofErr w:type="spellStart"/>
      <w:r w:rsidR="00C77209">
        <w:t>partial</w:t>
      </w:r>
      <w:proofErr w:type="spellEnd"/>
      <w:r w:rsidR="00C77209">
        <w:t xml:space="preserve"> t'}}\]</w:t>
      </w:r>
    </w:p>
    <w:p w:rsidR="00B23C26" w:rsidRDefault="00B23C26" w:rsidP="00B23C26">
      <w:r>
        <w:t xml:space="preserve">Применяя соотношение непрерывности в виде </w:t>
      </w:r>
      <w:r w:rsidR="00C77209">
        <w:t>\[{{\</w:t>
      </w:r>
      <w:proofErr w:type="spellStart"/>
      <w:r w:rsidR="00C77209">
        <w:t>left</w:t>
      </w:r>
      <w:proofErr w:type="spellEnd"/>
      <w:r w:rsidR="00C77209">
        <w:t xml:space="preserve">( </w:t>
      </w:r>
      <w:proofErr w:type="spellStart"/>
      <w:r w:rsidR="00C77209">
        <w:t>div</w:t>
      </w:r>
      <w:proofErr w:type="spellEnd"/>
      <w:r w:rsidR="00C77209">
        <w:t>{{'}_{q}}\ \</w:t>
      </w:r>
      <w:proofErr w:type="spellStart"/>
      <w:r w:rsidR="00C77209">
        <w:t>overrightarrow</w:t>
      </w:r>
      <w:proofErr w:type="spellEnd"/>
      <w:r w:rsidR="00C77209">
        <w:t>{j} \</w:t>
      </w:r>
      <w:proofErr w:type="spellStart"/>
      <w:r w:rsidR="00C77209">
        <w:t>right</w:t>
      </w:r>
      <w:proofErr w:type="spellEnd"/>
      <w:r w:rsidR="00C77209">
        <w:t>)}_{t'=</w:t>
      </w:r>
      <w:proofErr w:type="spellStart"/>
      <w:r w:rsidR="00C77209">
        <w:t>const</w:t>
      </w:r>
      <w:proofErr w:type="spellEnd"/>
      <w:r w:rsidR="00C77209">
        <w:t>}}=-\</w:t>
      </w:r>
      <w:proofErr w:type="spellStart"/>
      <w:r w:rsidR="00C77209">
        <w:t>frac</w:t>
      </w:r>
      <w:proofErr w:type="spellEnd"/>
      <w:r w:rsidR="00C77209">
        <w:t>{\</w:t>
      </w:r>
      <w:proofErr w:type="spellStart"/>
      <w:r w:rsidR="00C77209">
        <w:t>partial</w:t>
      </w:r>
      <w:proofErr w:type="spellEnd"/>
      <w:r w:rsidR="00C77209">
        <w:t xml:space="preserve"> \</w:t>
      </w:r>
      <w:proofErr w:type="spellStart"/>
      <w:r w:rsidR="00C77209">
        <w:t>rho</w:t>
      </w:r>
      <w:proofErr w:type="spellEnd"/>
      <w:r w:rsidR="00C77209">
        <w:t xml:space="preserve"> \</w:t>
      </w:r>
      <w:proofErr w:type="spellStart"/>
      <w:r w:rsidR="00C77209">
        <w:t>left</w:t>
      </w:r>
      <w:proofErr w:type="spellEnd"/>
      <w:r w:rsidR="00C77209">
        <w:t xml:space="preserve">( </w:t>
      </w:r>
      <w:proofErr w:type="spellStart"/>
      <w:r w:rsidR="00C77209">
        <w:t>x',y',z',t</w:t>
      </w:r>
      <w:proofErr w:type="spellEnd"/>
      <w:r w:rsidR="00C77209">
        <w:t>' \</w:t>
      </w:r>
      <w:proofErr w:type="spellStart"/>
      <w:r w:rsidR="00C77209">
        <w:t>right</w:t>
      </w:r>
      <w:proofErr w:type="spellEnd"/>
      <w:r w:rsidR="00C77209">
        <w:t>)}{\</w:t>
      </w:r>
      <w:proofErr w:type="spellStart"/>
      <w:r w:rsidR="00C77209">
        <w:t>partial</w:t>
      </w:r>
      <w:proofErr w:type="spellEnd"/>
      <w:r w:rsidR="00C77209">
        <w:t xml:space="preserve"> t'}\]</w:t>
      </w:r>
      <w:r>
        <w:t>, убеждаемся что</w:t>
      </w:r>
      <w:r>
        <w:br/>
      </w:r>
      <w:r w:rsidR="00C77209">
        <w:t>\[\</w:t>
      </w:r>
      <w:proofErr w:type="spellStart"/>
      <w:r w:rsidR="00C77209">
        <w:t>frac</w:t>
      </w:r>
      <w:proofErr w:type="spellEnd"/>
      <w:r w:rsidR="00C77209">
        <w:t>{1}{c}\ \</w:t>
      </w:r>
      <w:proofErr w:type="spellStart"/>
      <w:r w:rsidR="00C77209">
        <w:t>int</w:t>
      </w:r>
      <w:proofErr w:type="spellEnd"/>
      <w:r w:rsidR="00C77209">
        <w:t>{</w:t>
      </w:r>
      <w:proofErr w:type="spellStart"/>
      <w:r w:rsidR="00C77209">
        <w:t>div</w:t>
      </w:r>
      <w:proofErr w:type="spellEnd"/>
      <w:r w:rsidR="00C77209">
        <w:t>{{'}_{q}}\</w:t>
      </w:r>
      <w:proofErr w:type="spellStart"/>
      <w:r w:rsidR="00C77209">
        <w:t>frac</w:t>
      </w:r>
      <w:proofErr w:type="spellEnd"/>
      <w:r w:rsidR="00C77209">
        <w:t>{\</w:t>
      </w:r>
      <w:proofErr w:type="spellStart"/>
      <w:r w:rsidR="00C77209">
        <w:t>overrightarrow</w:t>
      </w:r>
      <w:proofErr w:type="spellEnd"/>
      <w:r w:rsidR="00C77209">
        <w:t>{j}\</w:t>
      </w:r>
      <w:proofErr w:type="spellStart"/>
      <w:r w:rsidR="00C77209">
        <w:t>left</w:t>
      </w:r>
      <w:proofErr w:type="spellEnd"/>
      <w:r w:rsidR="00C77209">
        <w:t xml:space="preserve">( </w:t>
      </w:r>
      <w:proofErr w:type="spellStart"/>
      <w:r w:rsidR="00C77209">
        <w:t>x',y',z',t</w:t>
      </w:r>
      <w:proofErr w:type="spellEnd"/>
      <w:r w:rsidR="00C77209">
        <w:t>-\</w:t>
      </w:r>
      <w:proofErr w:type="spellStart"/>
      <w:r w:rsidR="00C77209">
        <w:t>frac</w:t>
      </w:r>
      <w:proofErr w:type="spellEnd"/>
      <w:r w:rsidR="00C77209">
        <w:t>{R}{v} \</w:t>
      </w:r>
      <w:proofErr w:type="spellStart"/>
      <w:r w:rsidR="00C77209">
        <w:t>right</w:t>
      </w:r>
      <w:proofErr w:type="spellEnd"/>
      <w:r w:rsidR="00C77209">
        <w:t xml:space="preserve">)}{R}}\ </w:t>
      </w:r>
      <w:proofErr w:type="spellStart"/>
      <w:r w:rsidR="00C77209">
        <w:t>dV</w:t>
      </w:r>
      <w:proofErr w:type="spellEnd"/>
      <w:r w:rsidR="00C77209">
        <w:t>'+</w:t>
      </w:r>
      <w:proofErr w:type="spellStart"/>
      <w:r w:rsidR="00C77209">
        <w:t>di</w:t>
      </w:r>
      <w:proofErr w:type="spellEnd"/>
      <w:r w:rsidR="00C77209">
        <w:t>{{v}_{a}}\ \overrightarrow{{{A}_{H}}}=-\frac{1}{c}\int{\frac{dV'}{R}}\frac{\partial \</w:t>
      </w:r>
      <w:proofErr w:type="spellStart"/>
      <w:r w:rsidR="00C77209">
        <w:t>rho</w:t>
      </w:r>
      <w:proofErr w:type="spellEnd"/>
      <w:r w:rsidR="00C77209">
        <w:t xml:space="preserve"> \</w:t>
      </w:r>
      <w:proofErr w:type="spellStart"/>
      <w:r w:rsidR="00C77209">
        <w:t>left</w:t>
      </w:r>
      <w:proofErr w:type="spellEnd"/>
      <w:r w:rsidR="00C77209">
        <w:t xml:space="preserve">( </w:t>
      </w:r>
      <w:proofErr w:type="spellStart"/>
      <w:r w:rsidR="00C77209">
        <w:t>x',y',z',t</w:t>
      </w:r>
      <w:proofErr w:type="spellEnd"/>
      <w:r w:rsidR="00C77209">
        <w:t>' \</w:t>
      </w:r>
      <w:proofErr w:type="spellStart"/>
      <w:r w:rsidR="00C77209">
        <w:t>right</w:t>
      </w:r>
      <w:proofErr w:type="spellEnd"/>
      <w:r w:rsidR="00C77209">
        <w:t>)}{\</w:t>
      </w:r>
      <w:proofErr w:type="spellStart"/>
      <w:r w:rsidR="00C77209">
        <w:t>partial</w:t>
      </w:r>
      <w:proofErr w:type="spellEnd"/>
      <w:r w:rsidR="00C77209">
        <w:t xml:space="preserve"> t'}\]</w:t>
      </w:r>
    </w:p>
    <w:p w:rsidR="00B23C26" w:rsidRDefault="00B23C26" w:rsidP="00B23C26">
      <w:r>
        <w:t xml:space="preserve">Допуская применимость калибровки Лоренца </w:t>
      </w:r>
      <w:proofErr w:type="gramStart"/>
      <w:r w:rsidR="00C77209">
        <w:t>\[</w:t>
      </w:r>
      <w:proofErr w:type="spellStart"/>
      <w:proofErr w:type="gramEnd"/>
      <w:r w:rsidR="00C77209">
        <w:t>div</w:t>
      </w:r>
      <w:proofErr w:type="spellEnd"/>
      <w:r w:rsidR="00C77209">
        <w:t>\ \</w:t>
      </w:r>
      <w:proofErr w:type="spellStart"/>
      <w:r w:rsidR="00C77209">
        <w:t>overrightarrow</w:t>
      </w:r>
      <w:proofErr w:type="spellEnd"/>
      <w:r w:rsidR="00C77209">
        <w:t>{{{A}_{H}}}=-\</w:t>
      </w:r>
      <w:proofErr w:type="spellStart"/>
      <w:r w:rsidR="00C77209">
        <w:t>frac</w:t>
      </w:r>
      <w:proofErr w:type="spellEnd"/>
      <w:r w:rsidR="00C77209">
        <w:t>{\</w:t>
      </w:r>
      <w:proofErr w:type="spellStart"/>
      <w:r w:rsidR="00C77209">
        <w:t>varepsilon</w:t>
      </w:r>
      <w:proofErr w:type="spellEnd"/>
      <w:r w:rsidR="00C77209">
        <w:t xml:space="preserve"> }{c}\</w:t>
      </w:r>
      <w:proofErr w:type="spellStart"/>
      <w:r w:rsidR="00C77209">
        <w:t>frac</w:t>
      </w:r>
      <w:proofErr w:type="spellEnd"/>
      <w:r w:rsidR="00C77209">
        <w:t>{\</w:t>
      </w:r>
      <w:proofErr w:type="spellStart"/>
      <w:r w:rsidR="00C77209">
        <w:t>partial</w:t>
      </w:r>
      <w:proofErr w:type="spellEnd"/>
      <w:r w:rsidR="00C77209">
        <w:t xml:space="preserve"> \</w:t>
      </w:r>
      <w:proofErr w:type="spellStart"/>
      <w:r w:rsidR="00C77209">
        <w:t>varphi</w:t>
      </w:r>
      <w:proofErr w:type="spellEnd"/>
      <w:r w:rsidR="00C77209">
        <w:t xml:space="preserve"> }{\</w:t>
      </w:r>
      <w:proofErr w:type="spellStart"/>
      <w:r w:rsidR="00C77209">
        <w:t>partial</w:t>
      </w:r>
      <w:proofErr w:type="spellEnd"/>
      <w:r w:rsidR="00C77209">
        <w:t xml:space="preserve"> t}\]</w:t>
      </w:r>
      <w:r>
        <w:t xml:space="preserve"> запишем следующее соотношение</w:t>
      </w:r>
    </w:p>
    <w:p w:rsidR="00B23C26" w:rsidRDefault="00C77209" w:rsidP="00B23C26">
      <w:r>
        <w:t>\[\</w:t>
      </w:r>
      <w:proofErr w:type="spellStart"/>
      <w:r>
        <w:t>frac</w:t>
      </w:r>
      <w:proofErr w:type="spellEnd"/>
      <w:r>
        <w:t>{1}{</w:t>
      </w:r>
      <w:proofErr w:type="gramStart"/>
      <w:r>
        <w:t>c}\</w:t>
      </w:r>
      <w:proofErr w:type="gramEnd"/>
      <w:r>
        <w:t xml:space="preserve"> \</w:t>
      </w:r>
      <w:proofErr w:type="spellStart"/>
      <w:r>
        <w:t>int</w:t>
      </w:r>
      <w:proofErr w:type="spellEnd"/>
      <w:r>
        <w:t>{</w:t>
      </w:r>
      <w:proofErr w:type="spellStart"/>
      <w:r>
        <w:t>div</w:t>
      </w:r>
      <w:proofErr w:type="spellEnd"/>
      <w:r>
        <w:t>{{'}_{q}}\</w:t>
      </w:r>
      <w:proofErr w:type="spellStart"/>
      <w:r>
        <w:t>frac</w:t>
      </w:r>
      <w:proofErr w:type="spellEnd"/>
      <w:r>
        <w:t>{\</w:t>
      </w:r>
      <w:proofErr w:type="spellStart"/>
      <w:r>
        <w:t>overrightarrow</w:t>
      </w:r>
      <w:proofErr w:type="spellEnd"/>
      <w:r>
        <w:t>{j}\</w:t>
      </w:r>
      <w:proofErr w:type="spellStart"/>
      <w:r>
        <w:t>left</w:t>
      </w:r>
      <w:proofErr w:type="spellEnd"/>
      <w:r>
        <w:t xml:space="preserve">( </w:t>
      </w:r>
      <w:proofErr w:type="spellStart"/>
      <w:r>
        <w:t>x',y',z',t</w:t>
      </w:r>
      <w:proofErr w:type="spellEnd"/>
      <w:r>
        <w:t>-\</w:t>
      </w:r>
      <w:proofErr w:type="spellStart"/>
      <w:r>
        <w:t>frac</w:t>
      </w:r>
      <w:proofErr w:type="spellEnd"/>
      <w:r>
        <w:t>{R}{v} \</w:t>
      </w:r>
      <w:proofErr w:type="spellStart"/>
      <w:r>
        <w:t>right</w:t>
      </w:r>
      <w:proofErr w:type="spellEnd"/>
      <w:r>
        <w:t xml:space="preserve">)}{R}}\ </w:t>
      </w:r>
      <w:proofErr w:type="spellStart"/>
      <w:r>
        <w:t>dV</w:t>
      </w:r>
      <w:proofErr w:type="spellEnd"/>
      <w:r>
        <w:t>'-\</w:t>
      </w:r>
      <w:proofErr w:type="spellStart"/>
      <w:r>
        <w:t>frac</w:t>
      </w:r>
      <w:proofErr w:type="spellEnd"/>
      <w:r>
        <w:t>{1}{c}\</w:t>
      </w:r>
      <w:proofErr w:type="spellStart"/>
      <w:r>
        <w:t>int</w:t>
      </w:r>
      <w:proofErr w:type="spellEnd"/>
      <w:r>
        <w:t>{\</w:t>
      </w:r>
      <w:proofErr w:type="spellStart"/>
      <w:r>
        <w:t>frac</w:t>
      </w:r>
      <w:proofErr w:type="spellEnd"/>
      <w:r>
        <w:t>{</w:t>
      </w:r>
      <w:proofErr w:type="spellStart"/>
      <w:r>
        <w:t>dV</w:t>
      </w:r>
      <w:proofErr w:type="spellEnd"/>
      <w:r>
        <w:t>'}{R-\</w:t>
      </w:r>
      <w:proofErr w:type="spellStart"/>
      <w:r>
        <w:t>frac</w:t>
      </w:r>
      <w:proofErr w:type="spellEnd"/>
      <w:r>
        <w:t>{\</w:t>
      </w:r>
      <w:proofErr w:type="spellStart"/>
      <w:r>
        <w:t>overrightarrow</w:t>
      </w:r>
      <w:proofErr w:type="spellEnd"/>
      <w:r>
        <w:t>{v}\</w:t>
      </w:r>
      <w:proofErr w:type="spellStart"/>
      <w:r>
        <w:t>cdot</w:t>
      </w:r>
      <w:proofErr w:type="spellEnd"/>
      <w:r>
        <w:t xml:space="preserve"> \</w:t>
      </w:r>
      <w:proofErr w:type="spellStart"/>
      <w:r>
        <w:t>overrightarrow</w:t>
      </w:r>
      <w:proofErr w:type="spellEnd"/>
      <w:r>
        <w:t>{R}}{c}}\</w:t>
      </w:r>
      <w:proofErr w:type="spellStart"/>
      <w:r>
        <w:t>frac</w:t>
      </w:r>
      <w:proofErr w:type="spellEnd"/>
      <w:r>
        <w:t>{\</w:t>
      </w:r>
      <w:proofErr w:type="spellStart"/>
      <w:r>
        <w:t>partial</w:t>
      </w:r>
      <w:proofErr w:type="spellEnd"/>
      <w:r>
        <w:t xml:space="preserve"> \</w:t>
      </w:r>
      <w:proofErr w:type="spellStart"/>
      <w:r>
        <w:t>rho</w:t>
      </w:r>
      <w:proofErr w:type="spellEnd"/>
      <w:r>
        <w:t xml:space="preserve"> \</w:t>
      </w:r>
      <w:proofErr w:type="spellStart"/>
      <w:r>
        <w:t>left</w:t>
      </w:r>
      <w:proofErr w:type="spellEnd"/>
      <w:r>
        <w:t xml:space="preserve">( </w:t>
      </w:r>
      <w:proofErr w:type="spellStart"/>
      <w:r>
        <w:t>x',y',z',t</w:t>
      </w:r>
      <w:proofErr w:type="spellEnd"/>
      <w:r>
        <w:t>-\</w:t>
      </w:r>
      <w:proofErr w:type="spellStart"/>
      <w:r>
        <w:t>frac</w:t>
      </w:r>
      <w:proofErr w:type="spellEnd"/>
      <w:r>
        <w:t>{R}{v} \</w:t>
      </w:r>
      <w:proofErr w:type="spellStart"/>
      <w:r>
        <w:t>right</w:t>
      </w:r>
      <w:proofErr w:type="spellEnd"/>
      <w:r>
        <w:t>)}{\</w:t>
      </w:r>
      <w:proofErr w:type="spellStart"/>
      <w:r>
        <w:t>partial</w:t>
      </w:r>
      <w:proofErr w:type="spellEnd"/>
      <w:r>
        <w:t xml:space="preserve"> t'}}=-\</w:t>
      </w:r>
      <w:proofErr w:type="spellStart"/>
      <w:r>
        <w:t>frac</w:t>
      </w:r>
      <w:proofErr w:type="spellEnd"/>
      <w:r>
        <w:t>{1}{c}\</w:t>
      </w:r>
      <w:proofErr w:type="spellStart"/>
      <w:r>
        <w:t>int</w:t>
      </w:r>
      <w:proofErr w:type="spellEnd"/>
      <w:r>
        <w:t>{\</w:t>
      </w:r>
      <w:proofErr w:type="spellStart"/>
      <w:r>
        <w:t>frac</w:t>
      </w:r>
      <w:proofErr w:type="spellEnd"/>
      <w:r>
        <w:t>{</w:t>
      </w:r>
      <w:proofErr w:type="spellStart"/>
      <w:r>
        <w:t>dV</w:t>
      </w:r>
      <w:proofErr w:type="spellEnd"/>
      <w:r>
        <w:t>'}{R}}\</w:t>
      </w:r>
      <w:proofErr w:type="spellStart"/>
      <w:r>
        <w:t>frac</w:t>
      </w:r>
      <w:proofErr w:type="spellEnd"/>
      <w:r>
        <w:t>{\</w:t>
      </w:r>
      <w:proofErr w:type="spellStart"/>
      <w:r>
        <w:t>partial</w:t>
      </w:r>
      <w:proofErr w:type="spellEnd"/>
      <w:r>
        <w:t xml:space="preserve"> \</w:t>
      </w:r>
      <w:proofErr w:type="spellStart"/>
      <w:r>
        <w:t>rho</w:t>
      </w:r>
      <w:proofErr w:type="spellEnd"/>
      <w:r>
        <w:t xml:space="preserve"> \</w:t>
      </w:r>
      <w:proofErr w:type="spellStart"/>
      <w:r>
        <w:t>left</w:t>
      </w:r>
      <w:proofErr w:type="spellEnd"/>
      <w:r>
        <w:t xml:space="preserve">( </w:t>
      </w:r>
      <w:proofErr w:type="spellStart"/>
      <w:r>
        <w:t>x',y',z',t</w:t>
      </w:r>
      <w:proofErr w:type="spellEnd"/>
      <w:r>
        <w:t>' \</w:t>
      </w:r>
      <w:proofErr w:type="spellStart"/>
      <w:r>
        <w:t>right</w:t>
      </w:r>
      <w:proofErr w:type="spellEnd"/>
      <w:r>
        <w:t>)}{\</w:t>
      </w:r>
      <w:proofErr w:type="spellStart"/>
      <w:r>
        <w:t>partial</w:t>
      </w:r>
      <w:proofErr w:type="spellEnd"/>
      <w:r>
        <w:t xml:space="preserve"> t'}\]</w:t>
      </w:r>
    </w:p>
    <w:p w:rsidR="00B23C26" w:rsidRDefault="00B23C26" w:rsidP="00B23C26">
      <w:r>
        <w:t>Или</w:t>
      </w:r>
    </w:p>
    <w:p w:rsidR="00B23C26" w:rsidRDefault="00B23C26" w:rsidP="00B23C26">
      <w:pPr>
        <w:pStyle w:val="MTDisplayEquation"/>
      </w:pPr>
      <w:r>
        <w:tab/>
      </w:r>
      <w:r w:rsidR="00C77209">
        <w:t>\[\</w:t>
      </w:r>
      <w:proofErr w:type="spellStart"/>
      <w:r w:rsidR="00C77209">
        <w:t>frac</w:t>
      </w:r>
      <w:proofErr w:type="spellEnd"/>
      <w:r w:rsidR="00C77209">
        <w:t>{1}{c}\ \</w:t>
      </w:r>
      <w:proofErr w:type="spellStart"/>
      <w:r w:rsidR="00C77209">
        <w:t>oint</w:t>
      </w:r>
      <w:proofErr w:type="spellEnd"/>
      <w:r w:rsidR="00C77209">
        <w:t>{\</w:t>
      </w:r>
      <w:proofErr w:type="spellStart"/>
      <w:r w:rsidR="00C77209">
        <w:t>frac</w:t>
      </w:r>
      <w:proofErr w:type="spellEnd"/>
      <w:r w:rsidR="00C77209">
        <w:t>{{{j}_{n}}\</w:t>
      </w:r>
      <w:proofErr w:type="spellStart"/>
      <w:r w:rsidR="00C77209">
        <w:t>left</w:t>
      </w:r>
      <w:proofErr w:type="spellEnd"/>
      <w:r w:rsidR="00C77209">
        <w:t xml:space="preserve">( </w:t>
      </w:r>
      <w:proofErr w:type="spellStart"/>
      <w:r w:rsidR="00C77209">
        <w:t>x',y',z',t</w:t>
      </w:r>
      <w:proofErr w:type="spellEnd"/>
      <w:r w:rsidR="00C77209">
        <w:t>' \</w:t>
      </w:r>
      <w:proofErr w:type="spellStart"/>
      <w:r w:rsidR="00C77209">
        <w:t>right</w:t>
      </w:r>
      <w:proofErr w:type="spellEnd"/>
      <w:r w:rsidR="00C77209">
        <w:t xml:space="preserve">)}{R}}\ </w:t>
      </w:r>
      <w:proofErr w:type="spellStart"/>
      <w:r w:rsidR="00C77209">
        <w:t>dS</w:t>
      </w:r>
      <w:proofErr w:type="spellEnd"/>
      <w:r w:rsidR="00C77209">
        <w:t>'-\</w:t>
      </w:r>
      <w:proofErr w:type="spellStart"/>
      <w:r w:rsidR="00C77209">
        <w:t>frac</w:t>
      </w:r>
      <w:proofErr w:type="spellEnd"/>
      <w:r w:rsidR="00C77209">
        <w:t>{1}{c}\</w:t>
      </w:r>
      <w:proofErr w:type="spellStart"/>
      <w:r w:rsidR="00C77209">
        <w:t>int</w:t>
      </w:r>
      <w:proofErr w:type="spellEnd"/>
      <w:r w:rsidR="00C77209">
        <w:t>{\</w:t>
      </w:r>
      <w:proofErr w:type="spellStart"/>
      <w:r w:rsidR="00C77209">
        <w:t>frac</w:t>
      </w:r>
      <w:proofErr w:type="spellEnd"/>
      <w:r w:rsidR="00C77209">
        <w:t>{</w:t>
      </w:r>
      <w:proofErr w:type="spellStart"/>
      <w:r w:rsidR="00C77209">
        <w:t>dV</w:t>
      </w:r>
      <w:proofErr w:type="spellEnd"/>
      <w:r w:rsidR="00C77209">
        <w:t>'}{R-\</w:t>
      </w:r>
      <w:proofErr w:type="spellStart"/>
      <w:r w:rsidR="00C77209">
        <w:t>frac</w:t>
      </w:r>
      <w:proofErr w:type="spellEnd"/>
      <w:r w:rsidR="00C77209">
        <w:t>{\</w:t>
      </w:r>
      <w:proofErr w:type="spellStart"/>
      <w:r w:rsidR="00C77209">
        <w:t>overrightarrow</w:t>
      </w:r>
      <w:proofErr w:type="spellEnd"/>
      <w:r w:rsidR="00C77209">
        <w:t>{v}\</w:t>
      </w:r>
      <w:proofErr w:type="spellStart"/>
      <w:r w:rsidR="00C77209">
        <w:t>cdot</w:t>
      </w:r>
      <w:proofErr w:type="spellEnd"/>
      <w:r w:rsidR="00C77209">
        <w:t xml:space="preserve"> \</w:t>
      </w:r>
      <w:proofErr w:type="spellStart"/>
      <w:r w:rsidR="00C77209">
        <w:t>overrightarrow</w:t>
      </w:r>
      <w:proofErr w:type="spellEnd"/>
      <w:r w:rsidR="00C77209">
        <w:t>{R}}{c}}\</w:t>
      </w:r>
      <w:proofErr w:type="spellStart"/>
      <w:r w:rsidR="00C77209">
        <w:t>frac</w:t>
      </w:r>
      <w:proofErr w:type="spellEnd"/>
      <w:r w:rsidR="00C77209">
        <w:t>{\</w:t>
      </w:r>
      <w:proofErr w:type="spellStart"/>
      <w:r w:rsidR="00C77209">
        <w:t>partial</w:t>
      </w:r>
      <w:proofErr w:type="spellEnd"/>
      <w:r w:rsidR="00C77209">
        <w:t xml:space="preserve"> \</w:t>
      </w:r>
      <w:proofErr w:type="spellStart"/>
      <w:r w:rsidR="00C77209">
        <w:t>rho</w:t>
      </w:r>
      <w:proofErr w:type="spellEnd"/>
      <w:r w:rsidR="00C77209">
        <w:t xml:space="preserve"> \</w:t>
      </w:r>
      <w:proofErr w:type="spellStart"/>
      <w:r w:rsidR="00C77209">
        <w:t>left</w:t>
      </w:r>
      <w:proofErr w:type="spellEnd"/>
      <w:r w:rsidR="00C77209">
        <w:t xml:space="preserve">( </w:t>
      </w:r>
      <w:proofErr w:type="spellStart"/>
      <w:r w:rsidR="00C77209">
        <w:t>x',y',z',t</w:t>
      </w:r>
      <w:proofErr w:type="spellEnd"/>
      <w:r w:rsidR="00C77209">
        <w:t>' \</w:t>
      </w:r>
      <w:proofErr w:type="spellStart"/>
      <w:r w:rsidR="00C77209">
        <w:t>right</w:t>
      </w:r>
      <w:proofErr w:type="spellEnd"/>
      <w:r w:rsidR="00C77209">
        <w:t>)}{\</w:t>
      </w:r>
      <w:proofErr w:type="spellStart"/>
      <w:r w:rsidR="00C77209">
        <w:t>partial</w:t>
      </w:r>
      <w:proofErr w:type="spellEnd"/>
      <w:r w:rsidR="00C77209">
        <w:t xml:space="preserve"> t'}}=-\</w:t>
      </w:r>
      <w:proofErr w:type="spellStart"/>
      <w:r w:rsidR="00C77209">
        <w:t>frac</w:t>
      </w:r>
      <w:proofErr w:type="spellEnd"/>
      <w:r w:rsidR="00C77209">
        <w:t>{1}{c}\</w:t>
      </w:r>
      <w:proofErr w:type="spellStart"/>
      <w:r w:rsidR="00C77209">
        <w:t>int</w:t>
      </w:r>
      <w:proofErr w:type="spellEnd"/>
      <w:r w:rsidR="00C77209">
        <w:t>{\</w:t>
      </w:r>
      <w:proofErr w:type="spellStart"/>
      <w:r w:rsidR="00C77209">
        <w:t>frac</w:t>
      </w:r>
      <w:proofErr w:type="spellEnd"/>
      <w:r w:rsidR="00C77209">
        <w:t>{</w:t>
      </w:r>
      <w:proofErr w:type="spellStart"/>
      <w:r w:rsidR="00C77209">
        <w:t>dV</w:t>
      </w:r>
      <w:proofErr w:type="spellEnd"/>
      <w:r w:rsidR="00C77209">
        <w:t>'}{R}}\</w:t>
      </w:r>
      <w:proofErr w:type="spellStart"/>
      <w:r w:rsidR="00C77209">
        <w:t>frac</w:t>
      </w:r>
      <w:proofErr w:type="spellEnd"/>
      <w:r w:rsidR="00C77209">
        <w:t>{\</w:t>
      </w:r>
      <w:proofErr w:type="spellStart"/>
      <w:r w:rsidR="00C77209">
        <w:t>partial</w:t>
      </w:r>
      <w:proofErr w:type="spellEnd"/>
      <w:r w:rsidR="00C77209">
        <w:t xml:space="preserve"> \</w:t>
      </w:r>
      <w:proofErr w:type="spellStart"/>
      <w:r w:rsidR="00C77209">
        <w:t>rho</w:t>
      </w:r>
      <w:proofErr w:type="spellEnd"/>
      <w:r w:rsidR="00C77209">
        <w:t xml:space="preserve"> \</w:t>
      </w:r>
      <w:proofErr w:type="spellStart"/>
      <w:r w:rsidR="00C77209">
        <w:t>left</w:t>
      </w:r>
      <w:proofErr w:type="spellEnd"/>
      <w:r w:rsidR="00C77209">
        <w:t xml:space="preserve">( </w:t>
      </w:r>
      <w:proofErr w:type="spellStart"/>
      <w:r w:rsidR="00C77209">
        <w:t>x',y',z',t</w:t>
      </w:r>
      <w:proofErr w:type="spellEnd"/>
      <w:r w:rsidR="00C77209">
        <w:t>' \</w:t>
      </w:r>
      <w:proofErr w:type="spellStart"/>
      <w:r w:rsidR="00C77209">
        <w:t>right</w:t>
      </w:r>
      <w:proofErr w:type="spellEnd"/>
      <w:r w:rsidR="00C77209">
        <w:t>)}{\</w:t>
      </w:r>
      <w:proofErr w:type="spellStart"/>
      <w:r w:rsidR="00C77209">
        <w:t>partial</w:t>
      </w:r>
      <w:proofErr w:type="spellEnd"/>
      <w:r w:rsidR="00C77209">
        <w:t xml:space="preserve"> t'}\]</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 w:name="ZEqnNum457450"/>
      <w:r>
        <w:instrText>(</w:instrText>
      </w:r>
      <w:r w:rsidR="00C77209">
        <w:fldChar w:fldCharType="begin"/>
      </w:r>
      <w:r w:rsidR="00C77209">
        <w:instrText xml:space="preserve"> SEQ MTSec \c \* Arabic \* MERGEFORMAT </w:instrText>
      </w:r>
      <w:r w:rsidR="00C77209">
        <w:fldChar w:fldCharType="separate"/>
      </w:r>
      <w:r w:rsidR="005D3B69">
        <w:rPr>
          <w:noProof/>
        </w:rPr>
        <w:instrText>1</w:instrText>
      </w:r>
      <w:r w:rsidR="00C77209">
        <w:rPr>
          <w:noProof/>
        </w:rPr>
        <w:fldChar w:fldCharType="end"/>
      </w:r>
      <w:r>
        <w:instrText>.</w:instrText>
      </w:r>
      <w:r w:rsidR="00C77209">
        <w:fldChar w:fldCharType="begin"/>
      </w:r>
      <w:r w:rsidR="00C77209">
        <w:instrText xml:space="preserve"> SEQ MTEqn \c \* Arabic \* MERGEFORMAT </w:instrText>
      </w:r>
      <w:r w:rsidR="00C77209">
        <w:fldChar w:fldCharType="separate"/>
      </w:r>
      <w:r w:rsidR="005D3B69">
        <w:rPr>
          <w:noProof/>
        </w:rPr>
        <w:instrText>3</w:instrText>
      </w:r>
      <w:r w:rsidR="00C77209">
        <w:rPr>
          <w:noProof/>
        </w:rPr>
        <w:fldChar w:fldCharType="end"/>
      </w:r>
      <w:r>
        <w:instrText>)</w:instrText>
      </w:r>
      <w:bookmarkEnd w:id="2"/>
      <w:r>
        <w:fldChar w:fldCharType="end"/>
      </w:r>
    </w:p>
    <w:p w:rsidR="00B23C26" w:rsidRDefault="00B23C26" w:rsidP="00B23C26">
      <w:r>
        <w:t>Из вышеизложенного видно, что доказательство соответствия решения уравнения Даламбера калибровке Лоренца, приведенное Таммом содержит две математические некорректности.</w:t>
      </w:r>
    </w:p>
    <w:p w:rsidR="00B23C26" w:rsidRDefault="00B23C26" w:rsidP="00B23C26">
      <w:r>
        <w:t xml:space="preserve">Из вышеизложенного становится очевидным, что приём распространения интегрирования по токам проводимости на все бесконечное пространство не верен. Потому что при обнулении интеграла по </w:t>
      </w:r>
      <w:r w:rsidR="00C77209">
        <w:t>\[</w:t>
      </w:r>
      <w:proofErr w:type="spellStart"/>
      <w:r w:rsidR="00C77209">
        <w:t>dS</w:t>
      </w:r>
      <w:proofErr w:type="spellEnd"/>
      <w:r w:rsidR="00C77209">
        <w:t>'\]</w:t>
      </w:r>
      <w:r>
        <w:t xml:space="preserve"> в последнем соотношении мы приходим к очевидному неравенству, следствием которого становится неприменимость соотношения Лоренца для потенциалов.</w:t>
      </w:r>
    </w:p>
    <w:p w:rsidR="00B23C26" w:rsidRDefault="00B23C26" w:rsidP="00B23C26">
      <w:r>
        <w:lastRenderedPageBreak/>
        <w:t xml:space="preserve">С другой стороны, справедливость полученного в данной работе соотношения </w:t>
      </w:r>
      <w:r>
        <w:fldChar w:fldCharType="begin"/>
      </w:r>
      <w:r>
        <w:instrText xml:space="preserve"> GOTOBUTTON ZEqnNum457450  \* MERGEFORMAT </w:instrText>
      </w:r>
      <w:fldSimple w:instr=" REF ZEqnNum457450 \* Charformat \! \* MERGEFORMAT ">
        <w:r w:rsidR="005D3B69">
          <w:instrText>(1.3)</w:instrText>
        </w:r>
      </w:fldSimple>
      <w:r>
        <w:fldChar w:fldCharType="end"/>
      </w:r>
      <w:r>
        <w:t xml:space="preserve"> для произвольных токовых систем также не является очевидной.</w:t>
      </w:r>
      <w:r w:rsidR="00017F93">
        <w:t xml:space="preserve"> </w:t>
      </w:r>
    </w:p>
    <w:p w:rsidR="00017F93" w:rsidRDefault="00017F93" w:rsidP="00B23C26">
      <w:r>
        <w:t>Преобразуем этот интеграл</w:t>
      </w:r>
    </w:p>
    <w:p w:rsidR="00572D61" w:rsidRDefault="00C77209" w:rsidP="00B23C26">
      <w:proofErr w:type="gramStart"/>
      <w:r>
        <w:t>\[</w:t>
      </w:r>
      <w:proofErr w:type="gramEnd"/>
      <w:r>
        <w:t>\ \</w:t>
      </w:r>
      <w:proofErr w:type="spellStart"/>
      <w:r>
        <w:t>oint</w:t>
      </w:r>
      <w:proofErr w:type="spellEnd"/>
      <w:r>
        <w:t>{\</w:t>
      </w:r>
      <w:proofErr w:type="spellStart"/>
      <w:r>
        <w:t>frac</w:t>
      </w:r>
      <w:proofErr w:type="spellEnd"/>
      <w:r>
        <w:t>{{{j}_{n}}\</w:t>
      </w:r>
      <w:proofErr w:type="spellStart"/>
      <w:r>
        <w:t>left</w:t>
      </w:r>
      <w:proofErr w:type="spellEnd"/>
      <w:r>
        <w:t xml:space="preserve">( </w:t>
      </w:r>
      <w:proofErr w:type="spellStart"/>
      <w:r>
        <w:t>x',y',z',t</w:t>
      </w:r>
      <w:proofErr w:type="spellEnd"/>
      <w:r>
        <w:t>' \</w:t>
      </w:r>
      <w:proofErr w:type="spellStart"/>
      <w:r>
        <w:t>right</w:t>
      </w:r>
      <w:proofErr w:type="spellEnd"/>
      <w:r>
        <w:t xml:space="preserve">)}{R}}\ </w:t>
      </w:r>
      <w:proofErr w:type="spellStart"/>
      <w:r>
        <w:t>dS</w:t>
      </w:r>
      <w:proofErr w:type="spellEnd"/>
      <w:r>
        <w:t>'=\</w:t>
      </w:r>
      <w:proofErr w:type="spellStart"/>
      <w:r>
        <w:t>int</w:t>
      </w:r>
      <w:proofErr w:type="spellEnd"/>
      <w:r>
        <w:t>{\</w:t>
      </w:r>
      <w:proofErr w:type="spellStart"/>
      <w:r>
        <w:t>left</w:t>
      </w:r>
      <w:proofErr w:type="spellEnd"/>
      <w:r>
        <w:t>( \</w:t>
      </w:r>
      <w:proofErr w:type="spellStart"/>
      <w:r>
        <w:t>frac</w:t>
      </w:r>
      <w:proofErr w:type="spellEnd"/>
      <w:r>
        <w:t>{1}{R-\</w:t>
      </w:r>
      <w:proofErr w:type="spellStart"/>
      <w:r>
        <w:t>frac</w:t>
      </w:r>
      <w:proofErr w:type="spellEnd"/>
      <w:r>
        <w:t>{\</w:t>
      </w:r>
      <w:proofErr w:type="spellStart"/>
      <w:r>
        <w:t>overrightarrow</w:t>
      </w:r>
      <w:proofErr w:type="spellEnd"/>
      <w:r>
        <w:t>{v}\</w:t>
      </w:r>
      <w:proofErr w:type="spellStart"/>
      <w:r>
        <w:t>cdot</w:t>
      </w:r>
      <w:proofErr w:type="spellEnd"/>
      <w:r>
        <w:t xml:space="preserve"> \</w:t>
      </w:r>
      <w:proofErr w:type="spellStart"/>
      <w:r>
        <w:t>overrightarrow</w:t>
      </w:r>
      <w:proofErr w:type="spellEnd"/>
      <w:r>
        <w:t>{R}}{c}}-\</w:t>
      </w:r>
      <w:proofErr w:type="spellStart"/>
      <w:r>
        <w:t>frac</w:t>
      </w:r>
      <w:proofErr w:type="spellEnd"/>
      <w:r>
        <w:t>{1}{R} \</w:t>
      </w:r>
      <w:proofErr w:type="spellStart"/>
      <w:r>
        <w:t>right</w:t>
      </w:r>
      <w:proofErr w:type="spellEnd"/>
      <w:r>
        <w:t>)\</w:t>
      </w:r>
      <w:proofErr w:type="spellStart"/>
      <w:r>
        <w:t>frac</w:t>
      </w:r>
      <w:proofErr w:type="spellEnd"/>
      <w:r>
        <w:t>{\</w:t>
      </w:r>
      <w:proofErr w:type="spellStart"/>
      <w:r>
        <w:t>partial</w:t>
      </w:r>
      <w:proofErr w:type="spellEnd"/>
      <w:r>
        <w:t xml:space="preserve"> \</w:t>
      </w:r>
      <w:proofErr w:type="spellStart"/>
      <w:r>
        <w:t>rho</w:t>
      </w:r>
      <w:proofErr w:type="spellEnd"/>
      <w:r>
        <w:t xml:space="preserve"> \</w:t>
      </w:r>
      <w:proofErr w:type="spellStart"/>
      <w:r>
        <w:t>left</w:t>
      </w:r>
      <w:proofErr w:type="spellEnd"/>
      <w:r>
        <w:t xml:space="preserve">( </w:t>
      </w:r>
      <w:proofErr w:type="spellStart"/>
      <w:r>
        <w:t>x',y',z',t</w:t>
      </w:r>
      <w:proofErr w:type="spellEnd"/>
      <w:r>
        <w:t>' \</w:t>
      </w:r>
      <w:proofErr w:type="spellStart"/>
      <w:r>
        <w:t>right</w:t>
      </w:r>
      <w:proofErr w:type="spellEnd"/>
      <w:r>
        <w:t>)}{\</w:t>
      </w:r>
      <w:proofErr w:type="spellStart"/>
      <w:r>
        <w:t>partial</w:t>
      </w:r>
      <w:proofErr w:type="spellEnd"/>
      <w:r>
        <w:t xml:space="preserve"> t'}}\ </w:t>
      </w:r>
      <w:proofErr w:type="spellStart"/>
      <w:r>
        <w:t>dV</w:t>
      </w:r>
      <w:proofErr w:type="spellEnd"/>
      <w:r>
        <w:t>'=\</w:t>
      </w:r>
      <w:proofErr w:type="spellStart"/>
      <w:r>
        <w:t>int</w:t>
      </w:r>
      <w:proofErr w:type="spellEnd"/>
      <w:r>
        <w:t>{\</w:t>
      </w:r>
      <w:proofErr w:type="spellStart"/>
      <w:r>
        <w:t>left</w:t>
      </w:r>
      <w:proofErr w:type="spellEnd"/>
      <w:r>
        <w:t>( \</w:t>
      </w:r>
      <w:proofErr w:type="spellStart"/>
      <w:r>
        <w:t>frac</w:t>
      </w:r>
      <w:proofErr w:type="spellEnd"/>
      <w:r>
        <w:t>{\</w:t>
      </w:r>
      <w:proofErr w:type="spellStart"/>
      <w:r>
        <w:t>overrightarrow</w:t>
      </w:r>
      <w:proofErr w:type="spellEnd"/>
      <w:r>
        <w:t>{v}\</w:t>
      </w:r>
      <w:proofErr w:type="spellStart"/>
      <w:r>
        <w:t>cdot</w:t>
      </w:r>
      <w:proofErr w:type="spellEnd"/>
      <w:r>
        <w:t xml:space="preserve"> \</w:t>
      </w:r>
      <w:proofErr w:type="spellStart"/>
      <w:r>
        <w:t>overrightarrow</w:t>
      </w:r>
      <w:proofErr w:type="spellEnd"/>
      <w:r>
        <w:t>{R}}{R\</w:t>
      </w:r>
      <w:proofErr w:type="spellStart"/>
      <w:r>
        <w:t>left</w:t>
      </w:r>
      <w:proofErr w:type="spellEnd"/>
      <w:r>
        <w:t xml:space="preserve">( </w:t>
      </w:r>
      <w:proofErr w:type="spellStart"/>
      <w:r>
        <w:t>cR</w:t>
      </w:r>
      <w:proofErr w:type="spellEnd"/>
      <w:r>
        <w:t>-\</w:t>
      </w:r>
      <w:proofErr w:type="spellStart"/>
      <w:r>
        <w:t>overrightarrow</w:t>
      </w:r>
      <w:proofErr w:type="spellEnd"/>
      <w:r>
        <w:t>{v}\</w:t>
      </w:r>
      <w:proofErr w:type="spellStart"/>
      <w:r>
        <w:t>cdot</w:t>
      </w:r>
      <w:proofErr w:type="spellEnd"/>
      <w:r>
        <w:t xml:space="preserve"> \</w:t>
      </w:r>
      <w:proofErr w:type="spellStart"/>
      <w:r>
        <w:t>overrightarrow</w:t>
      </w:r>
      <w:proofErr w:type="spellEnd"/>
      <w:r>
        <w:t>{R} \</w:t>
      </w:r>
      <w:proofErr w:type="spellStart"/>
      <w:r>
        <w:t>right</w:t>
      </w:r>
      <w:proofErr w:type="spellEnd"/>
      <w:r>
        <w:t>)} \</w:t>
      </w:r>
      <w:proofErr w:type="spellStart"/>
      <w:r>
        <w:t>right</w:t>
      </w:r>
      <w:proofErr w:type="spellEnd"/>
      <w:r>
        <w:t>)\</w:t>
      </w:r>
      <w:proofErr w:type="spellStart"/>
      <w:r>
        <w:t>frac</w:t>
      </w:r>
      <w:proofErr w:type="spellEnd"/>
      <w:r>
        <w:t>{\</w:t>
      </w:r>
      <w:proofErr w:type="spellStart"/>
      <w:r>
        <w:t>partial</w:t>
      </w:r>
      <w:proofErr w:type="spellEnd"/>
      <w:r>
        <w:t xml:space="preserve"> \</w:t>
      </w:r>
      <w:proofErr w:type="spellStart"/>
      <w:r>
        <w:t>rho</w:t>
      </w:r>
      <w:proofErr w:type="spellEnd"/>
      <w:r>
        <w:t xml:space="preserve"> \</w:t>
      </w:r>
      <w:proofErr w:type="spellStart"/>
      <w:r>
        <w:t>left</w:t>
      </w:r>
      <w:proofErr w:type="spellEnd"/>
      <w:r>
        <w:t xml:space="preserve">( </w:t>
      </w:r>
      <w:proofErr w:type="spellStart"/>
      <w:r>
        <w:t>x',y',z',t</w:t>
      </w:r>
      <w:proofErr w:type="spellEnd"/>
      <w:r>
        <w:t>' \</w:t>
      </w:r>
      <w:proofErr w:type="spellStart"/>
      <w:r>
        <w:t>right</w:t>
      </w:r>
      <w:proofErr w:type="spellEnd"/>
      <w:r>
        <w:t>)}{\</w:t>
      </w:r>
      <w:proofErr w:type="spellStart"/>
      <w:r>
        <w:t>partial</w:t>
      </w:r>
      <w:proofErr w:type="spellEnd"/>
      <w:r>
        <w:t xml:space="preserve"> t'}}\ </w:t>
      </w:r>
      <w:proofErr w:type="spellStart"/>
      <w:r>
        <w:t>dV</w:t>
      </w:r>
      <w:proofErr w:type="spellEnd"/>
      <w:r>
        <w:t>'\]</w:t>
      </w:r>
    </w:p>
    <w:p w:rsidR="00572D61" w:rsidRPr="00572D61" w:rsidRDefault="00572D61" w:rsidP="00B23C26">
      <w:r>
        <w:t>Делаем обратную замену в левой части по тереме Гаусса</w:t>
      </w:r>
    </w:p>
    <w:p w:rsidR="00872BD6" w:rsidRDefault="00C77209">
      <w:r>
        <w:t>\[\</w:t>
      </w:r>
      <w:proofErr w:type="spellStart"/>
      <w:r>
        <w:t>int</w:t>
      </w:r>
      <w:proofErr w:type="spellEnd"/>
      <w:r>
        <w:t>{</w:t>
      </w:r>
      <w:proofErr w:type="spellStart"/>
      <w:r>
        <w:t>div</w:t>
      </w:r>
      <w:proofErr w:type="spellEnd"/>
      <w:r>
        <w:t>{{</w:t>
      </w:r>
      <w:proofErr w:type="gramStart"/>
      <w:r>
        <w:t>'}_</w:t>
      </w:r>
      <w:proofErr w:type="gramEnd"/>
      <w:r>
        <w:t>{q}}\</w:t>
      </w:r>
      <w:proofErr w:type="spellStart"/>
      <w:r>
        <w:t>frac</w:t>
      </w:r>
      <w:proofErr w:type="spellEnd"/>
      <w:r>
        <w:t>{\</w:t>
      </w:r>
      <w:proofErr w:type="spellStart"/>
      <w:r>
        <w:t>overrightarrow</w:t>
      </w:r>
      <w:proofErr w:type="spellEnd"/>
      <w:r>
        <w:t>{j}\</w:t>
      </w:r>
      <w:proofErr w:type="spellStart"/>
      <w:r>
        <w:t>left</w:t>
      </w:r>
      <w:proofErr w:type="spellEnd"/>
      <w:r>
        <w:t xml:space="preserve">( </w:t>
      </w:r>
      <w:proofErr w:type="spellStart"/>
      <w:r>
        <w:t>x',y',z',t</w:t>
      </w:r>
      <w:proofErr w:type="spellEnd"/>
      <w:r>
        <w:t>' \</w:t>
      </w:r>
      <w:proofErr w:type="spellStart"/>
      <w:r>
        <w:t>right</w:t>
      </w:r>
      <w:proofErr w:type="spellEnd"/>
      <w:r>
        <w:t xml:space="preserve">)}{R}}\ </w:t>
      </w:r>
      <w:proofErr w:type="spellStart"/>
      <w:r>
        <w:t>dV</w:t>
      </w:r>
      <w:proofErr w:type="spellEnd"/>
      <w:r>
        <w:t>'=\</w:t>
      </w:r>
      <w:proofErr w:type="spellStart"/>
      <w:r>
        <w:t>int</w:t>
      </w:r>
      <w:proofErr w:type="spellEnd"/>
      <w:r>
        <w:t>{\</w:t>
      </w:r>
      <w:proofErr w:type="spellStart"/>
      <w:r>
        <w:t>left</w:t>
      </w:r>
      <w:proofErr w:type="spellEnd"/>
      <w:r>
        <w:t>( \</w:t>
      </w:r>
      <w:proofErr w:type="spellStart"/>
      <w:r>
        <w:t>frac</w:t>
      </w:r>
      <w:proofErr w:type="spellEnd"/>
      <w:r>
        <w:t>{\</w:t>
      </w:r>
      <w:proofErr w:type="spellStart"/>
      <w:r>
        <w:t>overrightarrow</w:t>
      </w:r>
      <w:proofErr w:type="spellEnd"/>
      <w:r>
        <w:t>{v}\</w:t>
      </w:r>
      <w:proofErr w:type="spellStart"/>
      <w:r>
        <w:t>cdot</w:t>
      </w:r>
      <w:proofErr w:type="spellEnd"/>
      <w:r>
        <w:t xml:space="preserve"> \</w:t>
      </w:r>
      <w:proofErr w:type="spellStart"/>
      <w:r>
        <w:t>overrightarrow</w:t>
      </w:r>
      <w:proofErr w:type="spellEnd"/>
      <w:r>
        <w:t>{R}}{R\</w:t>
      </w:r>
      <w:proofErr w:type="spellStart"/>
      <w:r>
        <w:t>left</w:t>
      </w:r>
      <w:proofErr w:type="spellEnd"/>
      <w:r>
        <w:t xml:space="preserve">( </w:t>
      </w:r>
      <w:proofErr w:type="spellStart"/>
      <w:r>
        <w:t>cR</w:t>
      </w:r>
      <w:proofErr w:type="spellEnd"/>
      <w:r>
        <w:t>-\</w:t>
      </w:r>
      <w:proofErr w:type="spellStart"/>
      <w:r>
        <w:t>overrightarrow</w:t>
      </w:r>
      <w:proofErr w:type="spellEnd"/>
      <w:r>
        <w:t>{v}\</w:t>
      </w:r>
      <w:proofErr w:type="spellStart"/>
      <w:r>
        <w:t>cdot</w:t>
      </w:r>
      <w:proofErr w:type="spellEnd"/>
      <w:r>
        <w:t xml:space="preserve"> \</w:t>
      </w:r>
      <w:proofErr w:type="spellStart"/>
      <w:r>
        <w:t>overrightarrow</w:t>
      </w:r>
      <w:proofErr w:type="spellEnd"/>
      <w:r>
        <w:t>{R} \</w:t>
      </w:r>
      <w:proofErr w:type="spellStart"/>
      <w:r>
        <w:t>right</w:t>
      </w:r>
      <w:proofErr w:type="spellEnd"/>
      <w:r>
        <w:t>)} \</w:t>
      </w:r>
      <w:proofErr w:type="spellStart"/>
      <w:r>
        <w:t>right</w:t>
      </w:r>
      <w:proofErr w:type="spellEnd"/>
      <w:r>
        <w:t>)\</w:t>
      </w:r>
      <w:proofErr w:type="spellStart"/>
      <w:r>
        <w:t>frac</w:t>
      </w:r>
      <w:proofErr w:type="spellEnd"/>
      <w:r>
        <w:t>{\</w:t>
      </w:r>
      <w:proofErr w:type="spellStart"/>
      <w:r>
        <w:t>partial</w:t>
      </w:r>
      <w:proofErr w:type="spellEnd"/>
      <w:r>
        <w:t xml:space="preserve"> \</w:t>
      </w:r>
      <w:proofErr w:type="spellStart"/>
      <w:r>
        <w:t>rho</w:t>
      </w:r>
      <w:proofErr w:type="spellEnd"/>
      <w:r>
        <w:t xml:space="preserve"> \</w:t>
      </w:r>
      <w:proofErr w:type="spellStart"/>
      <w:r>
        <w:t>left</w:t>
      </w:r>
      <w:proofErr w:type="spellEnd"/>
      <w:r>
        <w:t xml:space="preserve">( </w:t>
      </w:r>
      <w:proofErr w:type="spellStart"/>
      <w:r>
        <w:t>x',y',z',t</w:t>
      </w:r>
      <w:proofErr w:type="spellEnd"/>
      <w:r>
        <w:t>' \</w:t>
      </w:r>
      <w:proofErr w:type="spellStart"/>
      <w:r>
        <w:t>right</w:t>
      </w:r>
      <w:proofErr w:type="spellEnd"/>
      <w:r>
        <w:t>)}{\</w:t>
      </w:r>
      <w:proofErr w:type="spellStart"/>
      <w:r>
        <w:t>partial</w:t>
      </w:r>
      <w:proofErr w:type="spellEnd"/>
      <w:r>
        <w:t xml:space="preserve"> t'}}\ </w:t>
      </w:r>
      <w:proofErr w:type="spellStart"/>
      <w:r>
        <w:t>dV</w:t>
      </w:r>
      <w:proofErr w:type="spellEnd"/>
      <w:r>
        <w:t>'\]</w:t>
      </w:r>
    </w:p>
    <w:p w:rsidR="00F50401" w:rsidRDefault="00F50401">
      <w:r>
        <w:t>Поскольку это равенство должно выполняться для любого объёма токовых систем, то это даёт нам право приравнять подынтегральные выражения</w:t>
      </w:r>
      <w:r w:rsidR="009268D0">
        <w:t>.</w:t>
      </w:r>
    </w:p>
    <w:p w:rsidR="00F50401" w:rsidRDefault="00C77209">
      <w:r>
        <w:t>\[</w:t>
      </w:r>
      <w:proofErr w:type="spellStart"/>
      <w:r>
        <w:t>div</w:t>
      </w:r>
      <w:proofErr w:type="spellEnd"/>
      <w:r>
        <w:t>{{</w:t>
      </w:r>
      <w:proofErr w:type="gramStart"/>
      <w:r>
        <w:t>'}_</w:t>
      </w:r>
      <w:proofErr w:type="gramEnd"/>
      <w:r>
        <w:t>{q}}\</w:t>
      </w:r>
      <w:proofErr w:type="spellStart"/>
      <w:r>
        <w:t>frac</w:t>
      </w:r>
      <w:proofErr w:type="spellEnd"/>
      <w:r>
        <w:t>{\</w:t>
      </w:r>
      <w:proofErr w:type="spellStart"/>
      <w:r>
        <w:t>overrightarrow</w:t>
      </w:r>
      <w:proofErr w:type="spellEnd"/>
      <w:r>
        <w:t>{j}\</w:t>
      </w:r>
      <w:proofErr w:type="spellStart"/>
      <w:r>
        <w:t>left</w:t>
      </w:r>
      <w:proofErr w:type="spellEnd"/>
      <w:r>
        <w:t xml:space="preserve">( </w:t>
      </w:r>
      <w:proofErr w:type="spellStart"/>
      <w:r>
        <w:t>x',y',z',t</w:t>
      </w:r>
      <w:proofErr w:type="spellEnd"/>
      <w:r>
        <w:t>' \</w:t>
      </w:r>
      <w:proofErr w:type="spellStart"/>
      <w:r>
        <w:t>right</w:t>
      </w:r>
      <w:proofErr w:type="spellEnd"/>
      <w:r>
        <w:t>)}{R}\ =\ \</w:t>
      </w:r>
      <w:proofErr w:type="spellStart"/>
      <w:r>
        <w:t>left</w:t>
      </w:r>
      <w:proofErr w:type="spellEnd"/>
      <w:r>
        <w:t>( \</w:t>
      </w:r>
      <w:proofErr w:type="spellStart"/>
      <w:r>
        <w:t>frac</w:t>
      </w:r>
      <w:proofErr w:type="spellEnd"/>
      <w:r>
        <w:t>{\</w:t>
      </w:r>
      <w:proofErr w:type="spellStart"/>
      <w:r>
        <w:t>overrightarrow</w:t>
      </w:r>
      <w:proofErr w:type="spellEnd"/>
      <w:r>
        <w:t>{v}\</w:t>
      </w:r>
      <w:proofErr w:type="spellStart"/>
      <w:r>
        <w:t>cdot</w:t>
      </w:r>
      <w:proofErr w:type="spellEnd"/>
      <w:r>
        <w:t xml:space="preserve"> \</w:t>
      </w:r>
      <w:proofErr w:type="spellStart"/>
      <w:r>
        <w:t>overrightarrow</w:t>
      </w:r>
      <w:proofErr w:type="spellEnd"/>
      <w:r>
        <w:t>{R}}{R\</w:t>
      </w:r>
      <w:proofErr w:type="spellStart"/>
      <w:r>
        <w:t>left</w:t>
      </w:r>
      <w:proofErr w:type="spellEnd"/>
      <w:r>
        <w:t xml:space="preserve">( </w:t>
      </w:r>
      <w:proofErr w:type="spellStart"/>
      <w:r>
        <w:t>cR</w:t>
      </w:r>
      <w:proofErr w:type="spellEnd"/>
      <w:r>
        <w:t>-\</w:t>
      </w:r>
      <w:proofErr w:type="spellStart"/>
      <w:r>
        <w:t>overrightarrow</w:t>
      </w:r>
      <w:proofErr w:type="spellEnd"/>
      <w:r>
        <w:t>{v}\</w:t>
      </w:r>
      <w:proofErr w:type="spellStart"/>
      <w:r>
        <w:t>cdot</w:t>
      </w:r>
      <w:proofErr w:type="spellEnd"/>
      <w:r>
        <w:t xml:space="preserve"> \</w:t>
      </w:r>
      <w:proofErr w:type="spellStart"/>
      <w:r>
        <w:t>overrightarrow</w:t>
      </w:r>
      <w:proofErr w:type="spellEnd"/>
      <w:r>
        <w:t>{R} \</w:t>
      </w:r>
      <w:proofErr w:type="spellStart"/>
      <w:r>
        <w:t>right</w:t>
      </w:r>
      <w:proofErr w:type="spellEnd"/>
      <w:r>
        <w:t>)} \</w:t>
      </w:r>
      <w:proofErr w:type="spellStart"/>
      <w:r>
        <w:t>right</w:t>
      </w:r>
      <w:proofErr w:type="spellEnd"/>
      <w:r>
        <w:t>)\</w:t>
      </w:r>
      <w:proofErr w:type="spellStart"/>
      <w:r>
        <w:t>frac</w:t>
      </w:r>
      <w:proofErr w:type="spellEnd"/>
      <w:r>
        <w:t>{\</w:t>
      </w:r>
      <w:proofErr w:type="spellStart"/>
      <w:r>
        <w:t>partial</w:t>
      </w:r>
      <w:proofErr w:type="spellEnd"/>
      <w:r>
        <w:t xml:space="preserve"> \</w:t>
      </w:r>
      <w:proofErr w:type="spellStart"/>
      <w:r>
        <w:t>rho</w:t>
      </w:r>
      <w:proofErr w:type="spellEnd"/>
      <w:r>
        <w:t xml:space="preserve"> \</w:t>
      </w:r>
      <w:proofErr w:type="spellStart"/>
      <w:r>
        <w:t>left</w:t>
      </w:r>
      <w:proofErr w:type="spellEnd"/>
      <w:r>
        <w:t xml:space="preserve">( </w:t>
      </w:r>
      <w:proofErr w:type="spellStart"/>
      <w:r>
        <w:t>x',y',z',t</w:t>
      </w:r>
      <w:proofErr w:type="spellEnd"/>
      <w:r>
        <w:t>' \</w:t>
      </w:r>
      <w:proofErr w:type="spellStart"/>
      <w:r>
        <w:t>right</w:t>
      </w:r>
      <w:proofErr w:type="spellEnd"/>
      <w:r>
        <w:t>)}{\</w:t>
      </w:r>
      <w:proofErr w:type="spellStart"/>
      <w:r>
        <w:t>partial</w:t>
      </w:r>
      <w:proofErr w:type="spellEnd"/>
      <w:r>
        <w:t xml:space="preserve"> t'}=\</w:t>
      </w:r>
      <w:proofErr w:type="spellStart"/>
      <w:r>
        <w:t>left</w:t>
      </w:r>
      <w:proofErr w:type="spellEnd"/>
      <w:r>
        <w:t>( \</w:t>
      </w:r>
      <w:proofErr w:type="spellStart"/>
      <w:r>
        <w:t>frac</w:t>
      </w:r>
      <w:proofErr w:type="spellEnd"/>
      <w:r>
        <w:t>{1}{R-\</w:t>
      </w:r>
      <w:proofErr w:type="spellStart"/>
      <w:r>
        <w:t>frac</w:t>
      </w:r>
      <w:proofErr w:type="spellEnd"/>
      <w:r>
        <w:t>{\</w:t>
      </w:r>
      <w:proofErr w:type="spellStart"/>
      <w:r>
        <w:t>overrightarrow</w:t>
      </w:r>
      <w:proofErr w:type="spellEnd"/>
      <w:r>
        <w:t>{v}\</w:t>
      </w:r>
      <w:proofErr w:type="spellStart"/>
      <w:r>
        <w:t>cdot</w:t>
      </w:r>
      <w:proofErr w:type="spellEnd"/>
      <w:r>
        <w:t xml:space="preserve"> \</w:t>
      </w:r>
      <w:proofErr w:type="spellStart"/>
      <w:r>
        <w:t>overrightarrow</w:t>
      </w:r>
      <w:proofErr w:type="spellEnd"/>
      <w:r>
        <w:t>{R}}{c}}-\</w:t>
      </w:r>
      <w:proofErr w:type="spellStart"/>
      <w:r>
        <w:t>frac</w:t>
      </w:r>
      <w:proofErr w:type="spellEnd"/>
      <w:r>
        <w:t>{1}{R} \</w:t>
      </w:r>
      <w:proofErr w:type="spellStart"/>
      <w:r>
        <w:t>right</w:t>
      </w:r>
      <w:proofErr w:type="spellEnd"/>
      <w:r>
        <w:t>)\</w:t>
      </w:r>
      <w:proofErr w:type="spellStart"/>
      <w:r>
        <w:t>frac</w:t>
      </w:r>
      <w:proofErr w:type="spellEnd"/>
      <w:r>
        <w:t>{\</w:t>
      </w:r>
      <w:proofErr w:type="spellStart"/>
      <w:r>
        <w:t>partial</w:t>
      </w:r>
      <w:proofErr w:type="spellEnd"/>
      <w:r>
        <w:t xml:space="preserve"> \</w:t>
      </w:r>
      <w:proofErr w:type="spellStart"/>
      <w:r>
        <w:t>rho</w:t>
      </w:r>
      <w:proofErr w:type="spellEnd"/>
      <w:r>
        <w:t xml:space="preserve"> \</w:t>
      </w:r>
      <w:proofErr w:type="spellStart"/>
      <w:r>
        <w:t>left</w:t>
      </w:r>
      <w:proofErr w:type="spellEnd"/>
      <w:r>
        <w:t xml:space="preserve">( </w:t>
      </w:r>
      <w:proofErr w:type="spellStart"/>
      <w:r>
        <w:t>x',y',z',t</w:t>
      </w:r>
      <w:proofErr w:type="spellEnd"/>
      <w:r>
        <w:t>' \</w:t>
      </w:r>
      <w:proofErr w:type="spellStart"/>
      <w:r>
        <w:t>right</w:t>
      </w:r>
      <w:proofErr w:type="spellEnd"/>
      <w:r>
        <w:t>)}{\</w:t>
      </w:r>
      <w:proofErr w:type="spellStart"/>
      <w:r>
        <w:t>partial</w:t>
      </w:r>
      <w:proofErr w:type="spellEnd"/>
      <w:r>
        <w:t xml:space="preserve"> t'}\]</w:t>
      </w:r>
    </w:p>
    <w:p w:rsidR="006F276A" w:rsidRDefault="006F276A">
      <w:r>
        <w:t>Физический смысл</w:t>
      </w:r>
      <w:r w:rsidR="000D1AE5">
        <w:t xml:space="preserve"> полученного выражения требует </w:t>
      </w:r>
      <w:r>
        <w:t>исследования</w:t>
      </w:r>
      <w:r w:rsidR="00D50DAC">
        <w:t>.</w:t>
      </w:r>
      <w:r w:rsidR="000D1AE5" w:rsidRPr="000D1AE5">
        <w:t xml:space="preserve"> </w:t>
      </w:r>
      <w:r w:rsidR="00100A4C">
        <w:t>Левая часть этого выражения уже преобразовывалась Таммом в следующем виде</w:t>
      </w:r>
    </w:p>
    <w:p w:rsidR="00100A4C" w:rsidRDefault="00C77209">
      <w:r>
        <w:t>\[div{{</w:t>
      </w:r>
      <w:proofErr w:type="gramStart"/>
      <w:r>
        <w:t>'}_</w:t>
      </w:r>
      <w:proofErr w:type="gramEnd"/>
      <w:r>
        <w:t>{q}}\frac{\overrightarrow{j}}{R}=\overrightarrow{j}\cdot \</w:t>
      </w:r>
      <w:proofErr w:type="spellStart"/>
      <w:r>
        <w:t>nabla</w:t>
      </w:r>
      <w:proofErr w:type="spellEnd"/>
      <w:r>
        <w:t xml:space="preserve"> '\</w:t>
      </w:r>
      <w:proofErr w:type="spellStart"/>
      <w:r>
        <w:t>frac</w:t>
      </w:r>
      <w:proofErr w:type="spellEnd"/>
      <w:r>
        <w:t>{1}{R}+\</w:t>
      </w:r>
      <w:proofErr w:type="spellStart"/>
      <w:r>
        <w:t>frac</w:t>
      </w:r>
      <w:proofErr w:type="spellEnd"/>
      <w:r>
        <w:t>{1}{R}{{\</w:t>
      </w:r>
      <w:proofErr w:type="spellStart"/>
      <w:r>
        <w:t>left</w:t>
      </w:r>
      <w:proofErr w:type="spellEnd"/>
      <w:r>
        <w:t xml:space="preserve">( </w:t>
      </w:r>
      <w:proofErr w:type="spellStart"/>
      <w:r>
        <w:t>div</w:t>
      </w:r>
      <w:proofErr w:type="spellEnd"/>
      <w:r>
        <w:t>{{'}_{q}}\ \</w:t>
      </w:r>
      <w:proofErr w:type="spellStart"/>
      <w:r>
        <w:t>overrightarrow</w:t>
      </w:r>
      <w:proofErr w:type="spellEnd"/>
      <w:r>
        <w:t>{j} \</w:t>
      </w:r>
      <w:proofErr w:type="spellStart"/>
      <w:r>
        <w:t>right</w:t>
      </w:r>
      <w:proofErr w:type="spellEnd"/>
      <w:r>
        <w:t>)}_{t'=</w:t>
      </w:r>
      <w:proofErr w:type="spellStart"/>
      <w:r>
        <w:t>const</w:t>
      </w:r>
      <w:proofErr w:type="spellEnd"/>
      <w:r>
        <w:t>}}-\</w:t>
      </w:r>
      <w:proofErr w:type="spellStart"/>
      <w:r>
        <w:t>frac</w:t>
      </w:r>
      <w:proofErr w:type="spellEnd"/>
      <w:r>
        <w:t>{1}{</w:t>
      </w:r>
      <w:proofErr w:type="spellStart"/>
      <w:r>
        <w:t>vR</w:t>
      </w:r>
      <w:proofErr w:type="spellEnd"/>
      <w:r>
        <w:t>}\</w:t>
      </w:r>
      <w:proofErr w:type="spellStart"/>
      <w:r>
        <w:t>frac</w:t>
      </w:r>
      <w:proofErr w:type="spellEnd"/>
      <w:r>
        <w:t>{\</w:t>
      </w:r>
      <w:proofErr w:type="spellStart"/>
      <w:r>
        <w:t>partial</w:t>
      </w:r>
      <w:proofErr w:type="spellEnd"/>
      <w:r>
        <w:t xml:space="preserve"> \</w:t>
      </w:r>
      <w:proofErr w:type="spellStart"/>
      <w:r>
        <w:t>overrightarrow</w:t>
      </w:r>
      <w:proofErr w:type="spellEnd"/>
      <w:r>
        <w:t>{j}}{\</w:t>
      </w:r>
      <w:proofErr w:type="spellStart"/>
      <w:r>
        <w:t>partial</w:t>
      </w:r>
      <w:proofErr w:type="spellEnd"/>
      <w:r>
        <w:t xml:space="preserve"> t'}\</w:t>
      </w:r>
      <w:proofErr w:type="spellStart"/>
      <w:r>
        <w:t>cdot</w:t>
      </w:r>
      <w:proofErr w:type="spellEnd"/>
      <w:r>
        <w:t xml:space="preserve"> \</w:t>
      </w:r>
      <w:proofErr w:type="spellStart"/>
      <w:r>
        <w:t>nabla</w:t>
      </w:r>
      <w:proofErr w:type="spellEnd"/>
      <w:r>
        <w:t xml:space="preserve"> 'R\]</w:t>
      </w:r>
    </w:p>
    <w:p w:rsidR="00100A4C" w:rsidRPr="000D1AE5" w:rsidRDefault="00100A4C" w:rsidP="00100A4C">
      <w:pPr>
        <w:rPr>
          <w:del w:id="3" w:author="Comparison" w:date="2020-03-22T16:52:00Z"/>
        </w:rPr>
      </w:pPr>
      <w:r>
        <w:t xml:space="preserve">Опять применяя соотношение непрерывности в виде </w:t>
      </w:r>
      <w:r w:rsidR="00C77209">
        <w:t>\[{{\</w:t>
      </w:r>
      <w:proofErr w:type="spellStart"/>
      <w:r w:rsidR="00C77209">
        <w:t>left</w:t>
      </w:r>
      <w:proofErr w:type="spellEnd"/>
      <w:r w:rsidR="00C77209">
        <w:t xml:space="preserve">( </w:t>
      </w:r>
      <w:proofErr w:type="spellStart"/>
      <w:r w:rsidR="00C77209">
        <w:t>div</w:t>
      </w:r>
      <w:proofErr w:type="spellEnd"/>
      <w:r w:rsidR="00C77209">
        <w:t>{{'}_{q}}\ \</w:t>
      </w:r>
      <w:proofErr w:type="spellStart"/>
      <w:r w:rsidR="00C77209">
        <w:t>overrightarrow</w:t>
      </w:r>
      <w:proofErr w:type="spellEnd"/>
      <w:r w:rsidR="00C77209">
        <w:t>{j} \</w:t>
      </w:r>
      <w:proofErr w:type="spellStart"/>
      <w:r w:rsidR="00C77209">
        <w:t>right</w:t>
      </w:r>
      <w:proofErr w:type="spellEnd"/>
      <w:r w:rsidR="00C77209">
        <w:t>)}_{t'=</w:t>
      </w:r>
      <w:proofErr w:type="spellStart"/>
      <w:r w:rsidR="00C77209">
        <w:t>const</w:t>
      </w:r>
      <w:proofErr w:type="spellEnd"/>
      <w:r w:rsidR="00C77209">
        <w:t>}}=-\</w:t>
      </w:r>
      <w:proofErr w:type="spellStart"/>
      <w:r w:rsidR="00C77209">
        <w:t>frac</w:t>
      </w:r>
      <w:proofErr w:type="spellEnd"/>
      <w:r w:rsidR="00C77209">
        <w:t>{\</w:t>
      </w:r>
      <w:proofErr w:type="spellStart"/>
      <w:r w:rsidR="00C77209">
        <w:t>partial</w:t>
      </w:r>
      <w:proofErr w:type="spellEnd"/>
      <w:r w:rsidR="00C77209">
        <w:t xml:space="preserve"> \</w:t>
      </w:r>
      <w:proofErr w:type="spellStart"/>
      <w:r w:rsidR="00C77209">
        <w:t>rho</w:t>
      </w:r>
      <w:proofErr w:type="spellEnd"/>
      <w:r w:rsidR="00C77209">
        <w:t xml:space="preserve"> \</w:t>
      </w:r>
      <w:proofErr w:type="spellStart"/>
      <w:r w:rsidR="00C77209">
        <w:t>left</w:t>
      </w:r>
      <w:proofErr w:type="spellEnd"/>
      <w:r w:rsidR="00C77209">
        <w:t xml:space="preserve">( </w:t>
      </w:r>
      <w:proofErr w:type="spellStart"/>
      <w:r w:rsidR="00C77209">
        <w:t>x',y',z',t</w:t>
      </w:r>
      <w:proofErr w:type="spellEnd"/>
      <w:r w:rsidR="00C77209">
        <w:t>' \</w:t>
      </w:r>
      <w:proofErr w:type="spellStart"/>
      <w:r w:rsidR="00C77209">
        <w:t>right</w:t>
      </w:r>
      <w:proofErr w:type="spellEnd"/>
      <w:r w:rsidR="00C77209">
        <w:t>)}{\</w:t>
      </w:r>
      <w:proofErr w:type="spellStart"/>
      <w:r w:rsidR="00C77209">
        <w:t>partial</w:t>
      </w:r>
      <w:proofErr w:type="spellEnd"/>
      <w:r w:rsidR="00C77209">
        <w:t xml:space="preserve"> t'}\]</w:t>
      </w:r>
      <w:r>
        <w:t>,</w:t>
      </w:r>
      <w:r w:rsidR="00F64FA4">
        <w:t xml:space="preserve"> и возвращая правую часть равенства</w:t>
      </w:r>
    </w:p>
    <w:p w:rsidR="006F276A" w:rsidRDefault="00100A4C">
      <w:r>
        <w:t xml:space="preserve"> получаем</w:t>
      </w:r>
    </w:p>
    <w:p w:rsidR="00F64FA4" w:rsidRDefault="00C77209">
      <w:r>
        <w:t>\[\</w:t>
      </w:r>
      <w:proofErr w:type="spellStart"/>
      <w:r>
        <w:t>overrightarrow</w:t>
      </w:r>
      <w:proofErr w:type="spellEnd"/>
      <w:r>
        <w:t>{j}\</w:t>
      </w:r>
      <w:proofErr w:type="spellStart"/>
      <w:r>
        <w:t>cdot</w:t>
      </w:r>
      <w:proofErr w:type="spellEnd"/>
      <w:r>
        <w:t xml:space="preserve"> \</w:t>
      </w:r>
      <w:proofErr w:type="spellStart"/>
      <w:r>
        <w:t>nabla</w:t>
      </w:r>
      <w:proofErr w:type="spellEnd"/>
      <w:r>
        <w:t xml:space="preserve"> '\</w:t>
      </w:r>
      <w:proofErr w:type="spellStart"/>
      <w:r>
        <w:t>frac</w:t>
      </w:r>
      <w:proofErr w:type="spellEnd"/>
      <w:r>
        <w:t>{1}{R}-\</w:t>
      </w:r>
      <w:proofErr w:type="spellStart"/>
      <w:r>
        <w:t>frac</w:t>
      </w:r>
      <w:proofErr w:type="spellEnd"/>
      <w:r>
        <w:t>{1}{</w:t>
      </w:r>
      <w:proofErr w:type="gramStart"/>
      <w:r>
        <w:t>R}\</w:t>
      </w:r>
      <w:proofErr w:type="spellStart"/>
      <w:proofErr w:type="gramEnd"/>
      <w:r>
        <w:t>frac</w:t>
      </w:r>
      <w:proofErr w:type="spellEnd"/>
      <w:r>
        <w:t>{\</w:t>
      </w:r>
      <w:proofErr w:type="spellStart"/>
      <w:r>
        <w:t>partial</w:t>
      </w:r>
      <w:proofErr w:type="spellEnd"/>
      <w:r>
        <w:t xml:space="preserve"> \</w:t>
      </w:r>
      <w:proofErr w:type="spellStart"/>
      <w:r>
        <w:t>rho</w:t>
      </w:r>
      <w:proofErr w:type="spellEnd"/>
      <w:r>
        <w:t xml:space="preserve"> \</w:t>
      </w:r>
      <w:proofErr w:type="spellStart"/>
      <w:r>
        <w:t>left</w:t>
      </w:r>
      <w:proofErr w:type="spellEnd"/>
      <w:r>
        <w:t xml:space="preserve">( </w:t>
      </w:r>
      <w:proofErr w:type="spellStart"/>
      <w:r>
        <w:t>x',y',z',t</w:t>
      </w:r>
      <w:proofErr w:type="spellEnd"/>
      <w:r>
        <w:t>' \</w:t>
      </w:r>
      <w:proofErr w:type="spellStart"/>
      <w:r>
        <w:t>right</w:t>
      </w:r>
      <w:proofErr w:type="spellEnd"/>
      <w:r>
        <w:t>)}{\</w:t>
      </w:r>
      <w:proofErr w:type="spellStart"/>
      <w:r>
        <w:t>partial</w:t>
      </w:r>
      <w:proofErr w:type="spellEnd"/>
      <w:r>
        <w:t xml:space="preserve"> t'}-\</w:t>
      </w:r>
      <w:proofErr w:type="spellStart"/>
      <w:r>
        <w:t>frac</w:t>
      </w:r>
      <w:proofErr w:type="spellEnd"/>
      <w:r>
        <w:t>{1}{</w:t>
      </w:r>
      <w:proofErr w:type="spellStart"/>
      <w:r>
        <w:t>vR</w:t>
      </w:r>
      <w:proofErr w:type="spellEnd"/>
      <w:r>
        <w:t>}\</w:t>
      </w:r>
      <w:proofErr w:type="spellStart"/>
      <w:r>
        <w:t>frac</w:t>
      </w:r>
      <w:proofErr w:type="spellEnd"/>
      <w:r>
        <w:t>{\</w:t>
      </w:r>
      <w:proofErr w:type="spellStart"/>
      <w:r>
        <w:t>partial</w:t>
      </w:r>
      <w:proofErr w:type="spellEnd"/>
      <w:r>
        <w:t xml:space="preserve"> \</w:t>
      </w:r>
      <w:proofErr w:type="spellStart"/>
      <w:r>
        <w:t>overrightarrow</w:t>
      </w:r>
      <w:proofErr w:type="spellEnd"/>
      <w:r>
        <w:t>{j}}{\</w:t>
      </w:r>
      <w:proofErr w:type="spellStart"/>
      <w:r>
        <w:t>partial</w:t>
      </w:r>
      <w:proofErr w:type="spellEnd"/>
      <w:r>
        <w:t xml:space="preserve"> t'}\</w:t>
      </w:r>
      <w:proofErr w:type="spellStart"/>
      <w:r>
        <w:t>cdot</w:t>
      </w:r>
      <w:proofErr w:type="spellEnd"/>
      <w:r>
        <w:t xml:space="preserve"> \</w:t>
      </w:r>
      <w:proofErr w:type="spellStart"/>
      <w:r>
        <w:t>nabla</w:t>
      </w:r>
      <w:proofErr w:type="spellEnd"/>
      <w:r>
        <w:t xml:space="preserve"> 'R=\</w:t>
      </w:r>
      <w:proofErr w:type="spellStart"/>
      <w:r>
        <w:t>left</w:t>
      </w:r>
      <w:proofErr w:type="spellEnd"/>
      <w:r>
        <w:t>( \</w:t>
      </w:r>
      <w:proofErr w:type="spellStart"/>
      <w:r>
        <w:t>frac</w:t>
      </w:r>
      <w:proofErr w:type="spellEnd"/>
      <w:r>
        <w:t>{1}{R-\</w:t>
      </w:r>
      <w:proofErr w:type="spellStart"/>
      <w:r>
        <w:t>frac</w:t>
      </w:r>
      <w:proofErr w:type="spellEnd"/>
      <w:r>
        <w:t>{\</w:t>
      </w:r>
      <w:proofErr w:type="spellStart"/>
      <w:r>
        <w:t>overrightarrow</w:t>
      </w:r>
      <w:proofErr w:type="spellEnd"/>
      <w:r>
        <w:t>{v}\</w:t>
      </w:r>
      <w:proofErr w:type="spellStart"/>
      <w:r>
        <w:t>cdot</w:t>
      </w:r>
      <w:proofErr w:type="spellEnd"/>
      <w:r>
        <w:t xml:space="preserve"> \</w:t>
      </w:r>
      <w:proofErr w:type="spellStart"/>
      <w:r>
        <w:t>overrightarrow</w:t>
      </w:r>
      <w:proofErr w:type="spellEnd"/>
      <w:r>
        <w:t>{R}}{c}}-\</w:t>
      </w:r>
      <w:proofErr w:type="spellStart"/>
      <w:r>
        <w:t>frac</w:t>
      </w:r>
      <w:proofErr w:type="spellEnd"/>
      <w:r>
        <w:t>{1}{R} \</w:t>
      </w:r>
      <w:proofErr w:type="spellStart"/>
      <w:r>
        <w:t>right</w:t>
      </w:r>
      <w:proofErr w:type="spellEnd"/>
      <w:r>
        <w:t>)\</w:t>
      </w:r>
      <w:proofErr w:type="spellStart"/>
      <w:r>
        <w:t>frac</w:t>
      </w:r>
      <w:proofErr w:type="spellEnd"/>
      <w:r>
        <w:t>{\</w:t>
      </w:r>
      <w:proofErr w:type="spellStart"/>
      <w:r>
        <w:t>partial</w:t>
      </w:r>
      <w:proofErr w:type="spellEnd"/>
      <w:r>
        <w:t xml:space="preserve"> \</w:t>
      </w:r>
      <w:proofErr w:type="spellStart"/>
      <w:r>
        <w:t>rho</w:t>
      </w:r>
      <w:proofErr w:type="spellEnd"/>
      <w:r>
        <w:t xml:space="preserve"> \</w:t>
      </w:r>
      <w:proofErr w:type="spellStart"/>
      <w:r>
        <w:t>left</w:t>
      </w:r>
      <w:proofErr w:type="spellEnd"/>
      <w:r>
        <w:t xml:space="preserve">( </w:t>
      </w:r>
      <w:proofErr w:type="spellStart"/>
      <w:r>
        <w:t>x',y',z',t</w:t>
      </w:r>
      <w:proofErr w:type="spellEnd"/>
      <w:r>
        <w:t>' \</w:t>
      </w:r>
      <w:proofErr w:type="spellStart"/>
      <w:r>
        <w:t>right</w:t>
      </w:r>
      <w:proofErr w:type="spellEnd"/>
      <w:r>
        <w:t>)}{\</w:t>
      </w:r>
      <w:proofErr w:type="spellStart"/>
      <w:r>
        <w:t>partial</w:t>
      </w:r>
      <w:proofErr w:type="spellEnd"/>
      <w:r>
        <w:t xml:space="preserve"> t'}\]</w:t>
      </w:r>
    </w:p>
    <w:p w:rsidR="00F64FA4" w:rsidRDefault="00F64FA4">
      <w:r>
        <w:t>Сокращаем</w:t>
      </w:r>
    </w:p>
    <w:p w:rsidR="00F64FA4" w:rsidRDefault="00C77209">
      <w:bookmarkStart w:id="4" w:name="_GoBack"/>
      <w:r>
        <w:t>\[\</w:t>
      </w:r>
      <w:proofErr w:type="spellStart"/>
      <w:r>
        <w:t>overrightarrow</w:t>
      </w:r>
      <w:proofErr w:type="spellEnd"/>
      <w:r>
        <w:t>{j}\</w:t>
      </w:r>
      <w:proofErr w:type="spellStart"/>
      <w:r>
        <w:t>cdot</w:t>
      </w:r>
      <w:proofErr w:type="spellEnd"/>
      <w:r>
        <w:t xml:space="preserve"> \</w:t>
      </w:r>
      <w:proofErr w:type="spellStart"/>
      <w:r>
        <w:t>nabla</w:t>
      </w:r>
      <w:proofErr w:type="spellEnd"/>
      <w:r>
        <w:t xml:space="preserve"> '\</w:t>
      </w:r>
      <w:proofErr w:type="spellStart"/>
      <w:r>
        <w:t>frac</w:t>
      </w:r>
      <w:proofErr w:type="spellEnd"/>
      <w:r>
        <w:t>{1}{R}-\</w:t>
      </w:r>
      <w:proofErr w:type="spellStart"/>
      <w:r>
        <w:t>frac</w:t>
      </w:r>
      <w:proofErr w:type="spellEnd"/>
      <w:r>
        <w:t>{</w:t>
      </w:r>
      <w:proofErr w:type="gramStart"/>
      <w:r>
        <w:t>1}{</w:t>
      </w:r>
      <w:proofErr w:type="spellStart"/>
      <w:proofErr w:type="gramEnd"/>
      <w:r>
        <w:t>vR</w:t>
      </w:r>
      <w:proofErr w:type="spellEnd"/>
      <w:r>
        <w:t>}\</w:t>
      </w:r>
      <w:proofErr w:type="spellStart"/>
      <w:r>
        <w:t>frac</w:t>
      </w:r>
      <w:proofErr w:type="spellEnd"/>
      <w:r>
        <w:t>{\</w:t>
      </w:r>
      <w:proofErr w:type="spellStart"/>
      <w:r>
        <w:t>partial</w:t>
      </w:r>
      <w:proofErr w:type="spellEnd"/>
      <w:r>
        <w:t xml:space="preserve"> \</w:t>
      </w:r>
      <w:proofErr w:type="spellStart"/>
      <w:r>
        <w:t>overrightarrow</w:t>
      </w:r>
      <w:proofErr w:type="spellEnd"/>
      <w:r>
        <w:t>{j}}{\</w:t>
      </w:r>
      <w:proofErr w:type="spellStart"/>
      <w:r>
        <w:t>partial</w:t>
      </w:r>
      <w:proofErr w:type="spellEnd"/>
      <w:r>
        <w:t xml:space="preserve"> t'}\</w:t>
      </w:r>
      <w:proofErr w:type="spellStart"/>
      <w:r>
        <w:t>cdot</w:t>
      </w:r>
      <w:proofErr w:type="spellEnd"/>
      <w:r>
        <w:t xml:space="preserve"> \</w:t>
      </w:r>
      <w:proofErr w:type="spellStart"/>
      <w:r>
        <w:t>nabla</w:t>
      </w:r>
      <w:proofErr w:type="spellEnd"/>
      <w:r>
        <w:t xml:space="preserve"> 'R=\</w:t>
      </w:r>
      <w:proofErr w:type="spellStart"/>
      <w:r>
        <w:t>left</w:t>
      </w:r>
      <w:proofErr w:type="spellEnd"/>
      <w:r>
        <w:t>( \</w:t>
      </w:r>
      <w:proofErr w:type="spellStart"/>
      <w:r>
        <w:t>frac</w:t>
      </w:r>
      <w:proofErr w:type="spellEnd"/>
      <w:r>
        <w:t>{1}{R-\</w:t>
      </w:r>
      <w:proofErr w:type="spellStart"/>
      <w:r>
        <w:t>frac</w:t>
      </w:r>
      <w:proofErr w:type="spellEnd"/>
      <w:r>
        <w:t>{\</w:t>
      </w:r>
      <w:proofErr w:type="spellStart"/>
      <w:r>
        <w:t>overrightarrow</w:t>
      </w:r>
      <w:proofErr w:type="spellEnd"/>
      <w:r>
        <w:t>{v}\</w:t>
      </w:r>
      <w:proofErr w:type="spellStart"/>
      <w:r>
        <w:t>cdot</w:t>
      </w:r>
      <w:proofErr w:type="spellEnd"/>
      <w:r>
        <w:t xml:space="preserve"> \</w:t>
      </w:r>
      <w:proofErr w:type="spellStart"/>
      <w:r>
        <w:t>overrightarrow</w:t>
      </w:r>
      <w:proofErr w:type="spellEnd"/>
      <w:r>
        <w:t>{R}}{c}} \</w:t>
      </w:r>
      <w:proofErr w:type="spellStart"/>
      <w:r>
        <w:t>right</w:t>
      </w:r>
      <w:proofErr w:type="spellEnd"/>
      <w:r>
        <w:t>)\</w:t>
      </w:r>
      <w:proofErr w:type="spellStart"/>
      <w:r>
        <w:t>frac</w:t>
      </w:r>
      <w:proofErr w:type="spellEnd"/>
      <w:r>
        <w:t>{\</w:t>
      </w:r>
      <w:proofErr w:type="spellStart"/>
      <w:r>
        <w:t>partial</w:t>
      </w:r>
      <w:proofErr w:type="spellEnd"/>
      <w:r>
        <w:t xml:space="preserve"> \</w:t>
      </w:r>
      <w:proofErr w:type="spellStart"/>
      <w:r>
        <w:t>rho</w:t>
      </w:r>
      <w:proofErr w:type="spellEnd"/>
      <w:r>
        <w:t xml:space="preserve"> \</w:t>
      </w:r>
      <w:proofErr w:type="spellStart"/>
      <w:r>
        <w:t>left</w:t>
      </w:r>
      <w:proofErr w:type="spellEnd"/>
      <w:r>
        <w:t xml:space="preserve">( </w:t>
      </w:r>
      <w:proofErr w:type="spellStart"/>
      <w:r>
        <w:t>x',y',z',t</w:t>
      </w:r>
      <w:proofErr w:type="spellEnd"/>
      <w:r>
        <w:t>' \</w:t>
      </w:r>
      <w:proofErr w:type="spellStart"/>
      <w:r>
        <w:t>right</w:t>
      </w:r>
      <w:proofErr w:type="spellEnd"/>
      <w:r>
        <w:t>)}{\</w:t>
      </w:r>
      <w:proofErr w:type="spellStart"/>
      <w:r>
        <w:t>partial</w:t>
      </w:r>
      <w:proofErr w:type="spellEnd"/>
      <w:r>
        <w:t xml:space="preserve"> t'}\]</w:t>
      </w:r>
      <w:bookmarkEnd w:id="4"/>
    </w:p>
    <w:sectPr w:rsidR="00F64FA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9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3C26"/>
    <w:rsid w:val="00017F93"/>
    <w:rsid w:val="00060C4A"/>
    <w:rsid w:val="000D1AE5"/>
    <w:rsid w:val="00100A4C"/>
    <w:rsid w:val="00572D61"/>
    <w:rsid w:val="005D3B69"/>
    <w:rsid w:val="006B3644"/>
    <w:rsid w:val="006F276A"/>
    <w:rsid w:val="0070767F"/>
    <w:rsid w:val="00872BD6"/>
    <w:rsid w:val="008A2EC8"/>
    <w:rsid w:val="009268D0"/>
    <w:rsid w:val="00B10334"/>
    <w:rsid w:val="00B23C26"/>
    <w:rsid w:val="00B447CB"/>
    <w:rsid w:val="00C3351D"/>
    <w:rsid w:val="00C77209"/>
    <w:rsid w:val="00D50DAC"/>
    <w:rsid w:val="00EF0D5E"/>
    <w:rsid w:val="00F50401"/>
    <w:rsid w:val="00F64FA4"/>
    <w:rsid w:val="00F96335"/>
    <w:rsid w:val="00FE57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1F1EB"/>
  <w15:chartTrackingRefBased/>
  <w15:docId w15:val="{9F04C11B-0B75-48BA-9F7A-ED8C52628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TDisplayEquation">
    <w:name w:val="MTDisplayEquation"/>
    <w:basedOn w:val="a"/>
    <w:next w:val="a"/>
    <w:link w:val="MTDisplayEquation0"/>
    <w:rsid w:val="00B23C26"/>
    <w:pPr>
      <w:tabs>
        <w:tab w:val="center" w:pos="4680"/>
        <w:tab w:val="right" w:pos="9360"/>
      </w:tabs>
      <w:spacing w:after="200" w:line="276" w:lineRule="auto"/>
    </w:pPr>
  </w:style>
  <w:style w:type="character" w:customStyle="1" w:styleId="MTDisplayEquation0">
    <w:name w:val="MTDisplayEquation Знак"/>
    <w:basedOn w:val="a0"/>
    <w:link w:val="MTDisplayEquation"/>
    <w:rsid w:val="00B23C26"/>
  </w:style>
  <w:style w:type="character" w:customStyle="1" w:styleId="MTEquationSection">
    <w:name w:val="MTEquationSection"/>
    <w:basedOn w:val="a0"/>
    <w:rsid w:val="00060C4A"/>
    <w:rPr>
      <w:vanish w:val="0"/>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308433">
      <w:bodyDiv w:val="1"/>
      <w:marLeft w:val="0"/>
      <w:marRight w:val="0"/>
      <w:marTop w:val="0"/>
      <w:marBottom w:val="0"/>
      <w:divBdr>
        <w:top w:val="none" w:sz="0" w:space="0" w:color="auto"/>
        <w:left w:val="none" w:sz="0" w:space="0" w:color="auto"/>
        <w:bottom w:val="none" w:sz="0" w:space="0" w:color="auto"/>
        <w:right w:val="none" w:sz="0" w:space="0" w:color="auto"/>
      </w:divBdr>
    </w:div>
    <w:div w:id="711416583">
      <w:bodyDiv w:val="1"/>
      <w:marLeft w:val="0"/>
      <w:marRight w:val="0"/>
      <w:marTop w:val="0"/>
      <w:marBottom w:val="0"/>
      <w:divBdr>
        <w:top w:val="none" w:sz="0" w:space="0" w:color="auto"/>
        <w:left w:val="none" w:sz="0" w:space="0" w:color="auto"/>
        <w:bottom w:val="none" w:sz="0" w:space="0" w:color="auto"/>
        <w:right w:val="none" w:sz="0" w:space="0" w:color="auto"/>
      </w:divBdr>
    </w:div>
    <w:div w:id="1714845244">
      <w:bodyDiv w:val="1"/>
      <w:marLeft w:val="0"/>
      <w:marRight w:val="0"/>
      <w:marTop w:val="0"/>
      <w:marBottom w:val="0"/>
      <w:divBdr>
        <w:top w:val="none" w:sz="0" w:space="0" w:color="auto"/>
        <w:left w:val="none" w:sz="0" w:space="0" w:color="auto"/>
        <w:bottom w:val="none" w:sz="0" w:space="0" w:color="auto"/>
        <w:right w:val="none" w:sz="0" w:space="0" w:color="auto"/>
      </w:divBdr>
    </w:div>
    <w:div w:id="2146003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Там57</b:Tag>
    <b:SourceType>Book</b:SourceType>
    <b:Guid>{F04EA29C-3A3D-4E1D-912E-388ECED508FC}</b:Guid>
    <b:Author>
      <b:Author>
        <b:NameList>
          <b:Person>
            <b:Last>Тамм</b:Last>
            <b:First>И.Е.</b:First>
          </b:Person>
        </b:NameList>
      </b:Author>
    </b:Author>
    <b:Title>Основы теории электричества</b:Title>
    <b:Year>1957</b:Year>
    <b:City>Москва</b:City>
    <b:RefOrder>1</b:RefOrder>
  </b:Source>
</b:Sources>
</file>

<file path=customXml/itemProps1.xml><?xml version="1.0" encoding="utf-8"?>
<ds:datastoreItem xmlns:ds="http://schemas.openxmlformats.org/officeDocument/2006/customXml" ds:itemID="{CC5C8009-D9E9-4DB2-B57C-03074BF9D2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1450</TotalTime>
  <Pages>4</Pages>
  <Words>1994</Words>
  <Characters>11372</Characters>
  <Application>Microsoft Office Word</Application>
  <DocSecurity>0</DocSecurity>
  <Lines>94</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19</cp:revision>
  <dcterms:created xsi:type="dcterms:W3CDTF">2020-03-17T16:35:00Z</dcterms:created>
  <dcterms:modified xsi:type="dcterms:W3CDTF">2025-12-07T17:53:00Z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ies>
</file>